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101D21" w14:textId="62A03114" w:rsidR="00765D3B" w:rsidRPr="00B806AA" w:rsidRDefault="00340C0B" w:rsidP="005D43F6">
      <w:pPr>
        <w:spacing w:before="100" w:after="100"/>
        <w:jc w:val="center"/>
        <w:outlineLvl w:val="0"/>
        <w:rPr>
          <w:rFonts w:ascii="Corbel" w:hAnsi="Corbel"/>
          <w:b/>
          <w:sz w:val="28"/>
          <w:szCs w:val="28"/>
        </w:rPr>
      </w:pPr>
      <w:r w:rsidRPr="00B806AA">
        <w:rPr>
          <w:rFonts w:ascii="Corbel" w:hAnsi="Corbel"/>
          <w:b/>
          <w:sz w:val="28"/>
          <w:szCs w:val="28"/>
        </w:rPr>
        <w:t>Amanda C.</w:t>
      </w:r>
      <w:r w:rsidR="00765D3B" w:rsidRPr="00B806AA">
        <w:rPr>
          <w:rFonts w:ascii="Corbel" w:hAnsi="Corbel"/>
          <w:b/>
          <w:sz w:val="28"/>
          <w:szCs w:val="28"/>
        </w:rPr>
        <w:t xml:space="preserve"> Perofsky</w:t>
      </w:r>
      <w:r w:rsidR="00FD3490" w:rsidRPr="00B806AA">
        <w:rPr>
          <w:rFonts w:ascii="Corbel" w:hAnsi="Corbel"/>
          <w:b/>
          <w:sz w:val="28"/>
          <w:szCs w:val="28"/>
        </w:rPr>
        <w:t>, Ph</w:t>
      </w:r>
      <w:r w:rsidR="005468D8" w:rsidRPr="00B806AA">
        <w:rPr>
          <w:rFonts w:ascii="Corbel" w:hAnsi="Corbel"/>
          <w:b/>
          <w:sz w:val="28"/>
          <w:szCs w:val="28"/>
        </w:rPr>
        <w:t>.</w:t>
      </w:r>
      <w:r w:rsidR="00FD3490" w:rsidRPr="00B806AA">
        <w:rPr>
          <w:rFonts w:ascii="Corbel" w:hAnsi="Corbel"/>
          <w:b/>
          <w:sz w:val="28"/>
          <w:szCs w:val="28"/>
        </w:rPr>
        <w:t>D</w:t>
      </w:r>
      <w:r w:rsidR="005468D8" w:rsidRPr="00B806AA">
        <w:rPr>
          <w:rFonts w:ascii="Corbel" w:hAnsi="Corbel"/>
          <w:b/>
          <w:sz w:val="28"/>
          <w:szCs w:val="28"/>
        </w:rPr>
        <w:t>.</w:t>
      </w:r>
    </w:p>
    <w:p w14:paraId="10CF9C3A" w14:textId="0C254EF6" w:rsidR="00FD3490" w:rsidRPr="00B806AA" w:rsidRDefault="001500F6" w:rsidP="00FD3490">
      <w:pPr>
        <w:spacing w:before="20" w:after="20"/>
        <w:jc w:val="center"/>
        <w:rPr>
          <w:rFonts w:ascii="Corbel" w:hAnsi="Corbel"/>
          <w:color w:val="000000" w:themeColor="text1"/>
          <w:sz w:val="22"/>
          <w:szCs w:val="22"/>
        </w:rPr>
      </w:pPr>
      <w:r w:rsidRPr="00B806AA">
        <w:rPr>
          <w:rFonts w:ascii="Corbel" w:hAnsi="Corbel"/>
          <w:color w:val="000000" w:themeColor="text1"/>
          <w:sz w:val="22"/>
          <w:szCs w:val="22"/>
        </w:rPr>
        <w:t xml:space="preserve">Research </w:t>
      </w:r>
      <w:r w:rsidR="00393348">
        <w:rPr>
          <w:rFonts w:ascii="Corbel" w:hAnsi="Corbel"/>
          <w:color w:val="000000" w:themeColor="text1"/>
          <w:sz w:val="22"/>
          <w:szCs w:val="22"/>
        </w:rPr>
        <w:t xml:space="preserve">Assistant </w:t>
      </w:r>
      <w:r w:rsidRPr="00B806AA">
        <w:rPr>
          <w:rFonts w:ascii="Corbel" w:hAnsi="Corbel"/>
          <w:color w:val="000000" w:themeColor="text1"/>
          <w:sz w:val="22"/>
          <w:szCs w:val="22"/>
        </w:rPr>
        <w:t>Professor of Public Health and Health Sciences, Northeastern University</w:t>
      </w:r>
    </w:p>
    <w:p w14:paraId="67980A5F" w14:textId="302A21C8" w:rsidR="009368C3" w:rsidRPr="00B806AA" w:rsidRDefault="009368C3" w:rsidP="00FD43D5">
      <w:pPr>
        <w:spacing w:before="20" w:after="20"/>
        <w:jc w:val="center"/>
        <w:rPr>
          <w:rFonts w:ascii="Corbel" w:hAnsi="Corbel"/>
          <w:color w:val="000000" w:themeColor="text1"/>
          <w:sz w:val="20"/>
          <w:szCs w:val="20"/>
        </w:rPr>
      </w:pPr>
      <w:r w:rsidRPr="00B806AA">
        <w:rPr>
          <w:rFonts w:ascii="Corbel" w:hAnsi="Corbel"/>
          <w:color w:val="000000" w:themeColor="text1"/>
          <w:sz w:val="20"/>
          <w:szCs w:val="20"/>
        </w:rPr>
        <w:t xml:space="preserve">Email: </w:t>
      </w:r>
      <w:r w:rsidR="00D67C21" w:rsidRPr="00B806AA">
        <w:rPr>
          <w:rStyle w:val="Hyperlink"/>
          <w:rFonts w:ascii="Corbel" w:hAnsi="Corbel"/>
          <w:color w:val="000000" w:themeColor="text1"/>
          <w:sz w:val="20"/>
          <w:szCs w:val="20"/>
        </w:rPr>
        <w:t>a.perofsky@northeastern.edu</w:t>
      </w:r>
      <w:r w:rsidR="00556EC2" w:rsidRPr="00B806AA">
        <w:rPr>
          <w:rStyle w:val="Hyperlink"/>
          <w:rFonts w:ascii="Corbel" w:hAnsi="Corbel"/>
          <w:color w:val="000000" w:themeColor="text1"/>
          <w:sz w:val="20"/>
          <w:szCs w:val="20"/>
        </w:rPr>
        <w:t xml:space="preserve"> </w:t>
      </w:r>
      <w:r w:rsidR="00576EDF" w:rsidRPr="00B806AA">
        <w:rPr>
          <w:rStyle w:val="Hyperlink"/>
          <w:rFonts w:ascii="Corbel" w:hAnsi="Corbel"/>
          <w:color w:val="000000" w:themeColor="text1"/>
          <w:sz w:val="20"/>
          <w:szCs w:val="20"/>
        </w:rPr>
        <w:t xml:space="preserve">• </w:t>
      </w:r>
      <w:r w:rsidR="00556EC2" w:rsidRPr="00B806AA">
        <w:rPr>
          <w:rStyle w:val="Hyperlink"/>
          <w:rFonts w:ascii="Corbel" w:hAnsi="Corbel"/>
          <w:color w:val="000000" w:themeColor="text1"/>
          <w:sz w:val="20"/>
          <w:szCs w:val="20"/>
        </w:rPr>
        <w:t xml:space="preserve">Website: </w:t>
      </w:r>
      <w:hyperlink r:id="rId8" w:history="1">
        <w:r w:rsidR="00120604" w:rsidRPr="00B806AA">
          <w:rPr>
            <w:rStyle w:val="Hyperlink"/>
            <w:rFonts w:ascii="Corbel" w:hAnsi="Corbel"/>
            <w:color w:val="000000" w:themeColor="text1"/>
            <w:sz w:val="20"/>
            <w:szCs w:val="20"/>
          </w:rPr>
          <w:t>https://aperofsky.github.io</w:t>
        </w:r>
      </w:hyperlink>
      <w:r w:rsidR="00120604" w:rsidRPr="00B806AA">
        <w:rPr>
          <w:rStyle w:val="Hyperlink"/>
          <w:rFonts w:ascii="Corbel" w:hAnsi="Corbel"/>
          <w:color w:val="000000" w:themeColor="text1"/>
          <w:sz w:val="20"/>
          <w:szCs w:val="20"/>
        </w:rPr>
        <w:t xml:space="preserve"> </w:t>
      </w:r>
    </w:p>
    <w:p w14:paraId="4D4393C0" w14:textId="736C051B" w:rsidR="008B5E99" w:rsidRDefault="00E871AC" w:rsidP="00DA0A06">
      <w:pPr>
        <w:tabs>
          <w:tab w:val="left" w:pos="1707"/>
        </w:tabs>
        <w:spacing w:before="40" w:after="100"/>
        <w:rPr>
          <w:rFonts w:ascii="Corbel" w:hAnsi="Corbel"/>
          <w:b/>
          <w:sz w:val="22"/>
          <w:szCs w:val="22"/>
        </w:rPr>
      </w:pPr>
      <w:r>
        <w:pict w14:anchorId="411BC2BE">
          <v:rect id="Horizontal Line 1" o:spid="_x0000_s10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5EA1B7" w14:textId="10F83DE3" w:rsidR="008348A6" w:rsidRPr="00B806AA" w:rsidRDefault="00D532B5" w:rsidP="004E05E7">
      <w:pPr>
        <w:tabs>
          <w:tab w:val="left" w:pos="1707"/>
        </w:tabs>
        <w:spacing w:before="200" w:after="100"/>
        <w:rPr>
          <w:rFonts w:ascii="Corbel" w:hAnsi="Corbel"/>
          <w:b/>
          <w:sz w:val="20"/>
          <w:szCs w:val="20"/>
        </w:rPr>
      </w:pPr>
      <w:r w:rsidRPr="00B806AA">
        <w:rPr>
          <w:rFonts w:ascii="Corbel" w:hAnsi="Corbel"/>
          <w:b/>
          <w:sz w:val="22"/>
          <w:szCs w:val="22"/>
        </w:rPr>
        <w:t>Education</w:t>
      </w:r>
      <w:r w:rsidR="00C74D9C" w:rsidRPr="00B806AA">
        <w:rPr>
          <w:rFonts w:ascii="Corbel" w:hAnsi="Corbel"/>
          <w:b/>
          <w:sz w:val="22"/>
          <w:szCs w:val="22"/>
        </w:rPr>
        <w:t xml:space="preserve"> </w:t>
      </w:r>
    </w:p>
    <w:p w14:paraId="6C9AFB61" w14:textId="29050E3E" w:rsidR="008348A6" w:rsidRPr="006E6792" w:rsidRDefault="0040712A" w:rsidP="006E6792">
      <w:pPr>
        <w:tabs>
          <w:tab w:val="left" w:pos="1440"/>
        </w:tabs>
        <w:spacing w:before="80"/>
        <w:rPr>
          <w:rFonts w:ascii="Corbel" w:hAnsi="Corbel"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>2018</w:t>
      </w:r>
      <w:r w:rsidR="008348A6" w:rsidRPr="00B806AA">
        <w:rPr>
          <w:rFonts w:ascii="Corbel" w:hAnsi="Corbel"/>
          <w:sz w:val="20"/>
          <w:szCs w:val="20"/>
        </w:rPr>
        <w:tab/>
      </w:r>
      <w:r w:rsidR="00D60D7A" w:rsidRPr="00B806AA">
        <w:rPr>
          <w:rFonts w:ascii="Corbel" w:hAnsi="Corbel"/>
          <w:sz w:val="20"/>
          <w:szCs w:val="20"/>
        </w:rPr>
        <w:t>PhD</w:t>
      </w:r>
      <w:r w:rsidR="00D532B5" w:rsidRPr="00B806AA">
        <w:rPr>
          <w:rFonts w:ascii="Corbel" w:hAnsi="Corbel"/>
          <w:sz w:val="20"/>
          <w:szCs w:val="20"/>
        </w:rPr>
        <w:t xml:space="preserve"> in </w:t>
      </w:r>
      <w:r w:rsidR="00F7054E">
        <w:rPr>
          <w:rFonts w:ascii="Corbel" w:hAnsi="Corbel"/>
          <w:sz w:val="20"/>
          <w:szCs w:val="20"/>
        </w:rPr>
        <w:t>Integrative Biology</w:t>
      </w:r>
      <w:r w:rsidR="00765D3B" w:rsidRPr="00B806AA">
        <w:rPr>
          <w:rFonts w:ascii="Corbel" w:hAnsi="Corbel"/>
          <w:sz w:val="20"/>
          <w:szCs w:val="20"/>
        </w:rPr>
        <w:t>, The University of Texas at Austin</w:t>
      </w:r>
      <w:r w:rsidR="00A14290" w:rsidRPr="00B806AA">
        <w:rPr>
          <w:rFonts w:ascii="Corbel" w:hAnsi="Corbel"/>
          <w:sz w:val="20"/>
          <w:szCs w:val="20"/>
        </w:rPr>
        <w:t>, Austin, T</w:t>
      </w:r>
      <w:r w:rsidR="00697CE1" w:rsidRPr="00B806AA">
        <w:rPr>
          <w:rFonts w:ascii="Corbel" w:hAnsi="Corbel"/>
          <w:sz w:val="20"/>
          <w:szCs w:val="20"/>
        </w:rPr>
        <w:t>exas</w:t>
      </w:r>
    </w:p>
    <w:p w14:paraId="3A872FDE" w14:textId="7C30010B" w:rsidR="008348A6" w:rsidRPr="00B806AA" w:rsidRDefault="0040712A" w:rsidP="00D74EA2">
      <w:pPr>
        <w:tabs>
          <w:tab w:val="left" w:pos="1440"/>
        </w:tabs>
        <w:spacing w:before="80"/>
        <w:rPr>
          <w:rFonts w:ascii="Corbel" w:hAnsi="Corbel"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>2009</w:t>
      </w:r>
      <w:r w:rsidRPr="00B806AA">
        <w:rPr>
          <w:rFonts w:ascii="Corbel" w:hAnsi="Corbel"/>
          <w:sz w:val="20"/>
          <w:szCs w:val="20"/>
        </w:rPr>
        <w:tab/>
        <w:t>B.Sc. in Ecology, B.Sc. in Biology, University of Georgia, Athens, G</w:t>
      </w:r>
      <w:r w:rsidR="00697CE1" w:rsidRPr="00B806AA">
        <w:rPr>
          <w:rFonts w:ascii="Corbel" w:hAnsi="Corbel"/>
          <w:sz w:val="20"/>
          <w:szCs w:val="20"/>
        </w:rPr>
        <w:t>eorgia</w:t>
      </w:r>
    </w:p>
    <w:p w14:paraId="4817B203" w14:textId="7FE6F153" w:rsidR="00C55248" w:rsidRPr="00EF6A59" w:rsidRDefault="008348A6" w:rsidP="00807BF7">
      <w:pPr>
        <w:tabs>
          <w:tab w:val="left" w:pos="1440"/>
        </w:tabs>
        <w:spacing w:after="80"/>
        <w:rPr>
          <w:rFonts w:ascii="Corbel" w:hAnsi="Corbel"/>
          <w:sz w:val="19"/>
          <w:szCs w:val="19"/>
        </w:rPr>
      </w:pPr>
      <w:r w:rsidRPr="00EF6A59">
        <w:rPr>
          <w:rFonts w:ascii="Corbel" w:hAnsi="Corbel"/>
          <w:sz w:val="19"/>
          <w:szCs w:val="19"/>
        </w:rPr>
        <w:tab/>
      </w:r>
      <w:r w:rsidR="00F06434" w:rsidRPr="00EF6A59">
        <w:rPr>
          <w:rFonts w:ascii="Corbel" w:hAnsi="Corbel"/>
          <w:i/>
          <w:sz w:val="19"/>
          <w:szCs w:val="19"/>
        </w:rPr>
        <w:t>S</w:t>
      </w:r>
      <w:r w:rsidR="0040712A" w:rsidRPr="00EF6A59">
        <w:rPr>
          <w:rFonts w:ascii="Corbel" w:hAnsi="Corbel"/>
          <w:i/>
          <w:sz w:val="19"/>
          <w:szCs w:val="19"/>
        </w:rPr>
        <w:t xml:space="preserve">umma cum laude </w:t>
      </w:r>
      <w:r w:rsidR="0040712A" w:rsidRPr="00EF6A59">
        <w:rPr>
          <w:rFonts w:ascii="Corbel" w:hAnsi="Corbel"/>
          <w:sz w:val="19"/>
          <w:szCs w:val="19"/>
        </w:rPr>
        <w:t>with Highest Honors</w:t>
      </w:r>
      <w:r w:rsidR="0040712A" w:rsidRPr="00EF6A59">
        <w:rPr>
          <w:rFonts w:ascii="Corbel" w:hAnsi="Corbel"/>
          <w:sz w:val="19"/>
          <w:szCs w:val="19"/>
        </w:rPr>
        <w:tab/>
        <w:t xml:space="preserve"> </w:t>
      </w:r>
    </w:p>
    <w:p w14:paraId="4564CF2C" w14:textId="731F0C31" w:rsidR="008348A6" w:rsidRPr="00B806AA" w:rsidRDefault="000F2047" w:rsidP="00807BF7">
      <w:pPr>
        <w:spacing w:before="200" w:after="100"/>
        <w:ind w:left="1440" w:hanging="1440"/>
        <w:rPr>
          <w:rFonts w:ascii="Corbel" w:hAnsi="Corbel"/>
          <w:sz w:val="22"/>
          <w:szCs w:val="22"/>
        </w:rPr>
      </w:pPr>
      <w:r w:rsidRPr="00B806AA">
        <w:rPr>
          <w:rFonts w:ascii="Corbel" w:hAnsi="Corbel"/>
          <w:b/>
          <w:sz w:val="22"/>
          <w:szCs w:val="22"/>
        </w:rPr>
        <w:t xml:space="preserve">Academic </w:t>
      </w:r>
      <w:r w:rsidR="00415B92">
        <w:rPr>
          <w:rFonts w:ascii="Corbel" w:hAnsi="Corbel"/>
          <w:b/>
          <w:sz w:val="22"/>
          <w:szCs w:val="22"/>
        </w:rPr>
        <w:t>p</w:t>
      </w:r>
      <w:r w:rsidRPr="00B806AA">
        <w:rPr>
          <w:rFonts w:ascii="Corbel" w:hAnsi="Corbel"/>
          <w:b/>
          <w:sz w:val="22"/>
          <w:szCs w:val="22"/>
        </w:rPr>
        <w:t>ositions</w:t>
      </w:r>
    </w:p>
    <w:p w14:paraId="799D1604" w14:textId="6A638602" w:rsidR="009060B4" w:rsidRPr="00B806AA" w:rsidRDefault="00861323" w:rsidP="00D74EA2">
      <w:pPr>
        <w:spacing w:before="80"/>
        <w:ind w:left="1440" w:hanging="1440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Cs/>
          <w:sz w:val="20"/>
          <w:szCs w:val="20"/>
        </w:rPr>
        <w:t xml:space="preserve">2025 – </w:t>
      </w:r>
      <w:r w:rsidRPr="00B806AA">
        <w:rPr>
          <w:rFonts w:ascii="Corbel" w:hAnsi="Corbel"/>
          <w:bCs/>
          <w:sz w:val="20"/>
          <w:szCs w:val="20"/>
        </w:rPr>
        <w:tab/>
        <w:t xml:space="preserve">Research </w:t>
      </w:r>
      <w:r w:rsidR="008E7E02">
        <w:rPr>
          <w:rFonts w:ascii="Corbel" w:hAnsi="Corbel"/>
          <w:bCs/>
          <w:sz w:val="20"/>
          <w:szCs w:val="20"/>
        </w:rPr>
        <w:t xml:space="preserve">Assistant </w:t>
      </w:r>
      <w:r w:rsidRPr="00B806AA">
        <w:rPr>
          <w:rFonts w:ascii="Corbel" w:hAnsi="Corbel"/>
          <w:bCs/>
          <w:sz w:val="20"/>
          <w:szCs w:val="20"/>
        </w:rPr>
        <w:t>Professor</w:t>
      </w:r>
      <w:r w:rsidR="00790E19" w:rsidRPr="00B806AA">
        <w:rPr>
          <w:rFonts w:ascii="Corbel" w:hAnsi="Corbel"/>
          <w:bCs/>
          <w:sz w:val="20"/>
          <w:szCs w:val="20"/>
        </w:rPr>
        <w:t xml:space="preserve">, </w:t>
      </w:r>
      <w:r w:rsidR="000F2047" w:rsidRPr="00B806AA">
        <w:rPr>
          <w:rFonts w:ascii="Corbel" w:hAnsi="Corbel"/>
          <w:bCs/>
          <w:sz w:val="20"/>
          <w:szCs w:val="20"/>
        </w:rPr>
        <w:t xml:space="preserve">Bouvé College of Health Sciences, </w:t>
      </w:r>
      <w:r w:rsidR="00506A6D" w:rsidRPr="00B806AA">
        <w:rPr>
          <w:rFonts w:ascii="Corbel" w:hAnsi="Corbel"/>
          <w:bCs/>
          <w:sz w:val="20"/>
          <w:szCs w:val="20"/>
        </w:rPr>
        <w:t>Northeastern University</w:t>
      </w:r>
    </w:p>
    <w:p w14:paraId="2480840C" w14:textId="77777777" w:rsidR="00D74EA2" w:rsidRPr="00EF6A59" w:rsidRDefault="00861323" w:rsidP="00D74EA2">
      <w:pPr>
        <w:ind w:left="1440" w:hanging="1440"/>
        <w:outlineLvl w:val="0"/>
        <w:rPr>
          <w:rFonts w:ascii="Corbel" w:hAnsi="Corbel"/>
          <w:bCs/>
          <w:sz w:val="19"/>
          <w:szCs w:val="19"/>
        </w:rPr>
      </w:pPr>
      <w:r w:rsidRPr="00EF6A59">
        <w:rPr>
          <w:rFonts w:ascii="Corbel" w:hAnsi="Corbel"/>
          <w:bCs/>
          <w:sz w:val="19"/>
          <w:szCs w:val="19"/>
        </w:rPr>
        <w:tab/>
      </w:r>
      <w:r w:rsidR="00790E19" w:rsidRPr="00EF6A59">
        <w:rPr>
          <w:rFonts w:ascii="Corbel" w:hAnsi="Corbel"/>
          <w:bCs/>
          <w:sz w:val="19"/>
          <w:szCs w:val="19"/>
        </w:rPr>
        <w:t>W</w:t>
      </w:r>
      <w:r w:rsidR="00564AA7" w:rsidRPr="00EF6A59">
        <w:rPr>
          <w:rFonts w:ascii="Corbel" w:hAnsi="Corbel"/>
          <w:bCs/>
          <w:sz w:val="19"/>
          <w:szCs w:val="19"/>
        </w:rPr>
        <w:t xml:space="preserve">ith joint appointments in the Network Science Institute, Roux Institute, and Institute for Experiential AI. </w:t>
      </w:r>
    </w:p>
    <w:p w14:paraId="2166C77D" w14:textId="3729C60E" w:rsidR="00F33E54" w:rsidRPr="00B806AA" w:rsidRDefault="00BA0CE2" w:rsidP="00D74EA2">
      <w:pPr>
        <w:spacing w:before="80"/>
        <w:ind w:left="1440" w:hanging="1440"/>
        <w:outlineLvl w:val="0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Cs/>
          <w:sz w:val="20"/>
          <w:szCs w:val="20"/>
        </w:rPr>
        <w:t xml:space="preserve">2021 – 2025 </w:t>
      </w:r>
      <w:r w:rsidRPr="00B806AA">
        <w:rPr>
          <w:rFonts w:ascii="Corbel" w:hAnsi="Corbel"/>
          <w:bCs/>
          <w:sz w:val="20"/>
          <w:szCs w:val="20"/>
        </w:rPr>
        <w:tab/>
        <w:t>Guest Research</w:t>
      </w:r>
      <w:r w:rsidR="00BB2435">
        <w:rPr>
          <w:rFonts w:ascii="Corbel" w:hAnsi="Corbel"/>
          <w:bCs/>
          <w:sz w:val="20"/>
          <w:szCs w:val="20"/>
        </w:rPr>
        <w:t>er</w:t>
      </w:r>
      <w:r w:rsidR="00C33698" w:rsidRPr="00B806AA">
        <w:rPr>
          <w:rFonts w:ascii="Corbel" w:hAnsi="Corbel"/>
          <w:bCs/>
          <w:sz w:val="20"/>
          <w:szCs w:val="20"/>
        </w:rPr>
        <w:t xml:space="preserve">, </w:t>
      </w:r>
      <w:r w:rsidR="00506A6D" w:rsidRPr="00B806AA">
        <w:rPr>
          <w:rFonts w:ascii="Corbel" w:hAnsi="Corbel"/>
          <w:bCs/>
          <w:sz w:val="20"/>
          <w:szCs w:val="20"/>
        </w:rPr>
        <w:t>Fogarty International Center, National Institutes of Health</w:t>
      </w:r>
    </w:p>
    <w:p w14:paraId="2773514D" w14:textId="1EAD4D08" w:rsidR="00807BF7" w:rsidRPr="00B806AA" w:rsidRDefault="001762C0" w:rsidP="00D74EA2">
      <w:pPr>
        <w:spacing w:before="80"/>
        <w:ind w:left="1440" w:hanging="1440"/>
        <w:outlineLvl w:val="0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Cs/>
          <w:sz w:val="20"/>
          <w:szCs w:val="20"/>
        </w:rPr>
        <w:t>2021 –</w:t>
      </w:r>
      <w:r w:rsidR="00861323" w:rsidRPr="00B806AA">
        <w:rPr>
          <w:rFonts w:ascii="Corbel" w:hAnsi="Corbel"/>
          <w:bCs/>
          <w:sz w:val="20"/>
          <w:szCs w:val="20"/>
        </w:rPr>
        <w:t xml:space="preserve"> 2025</w:t>
      </w:r>
      <w:r w:rsidR="00902692" w:rsidRPr="00B806AA">
        <w:rPr>
          <w:rFonts w:ascii="Corbel" w:hAnsi="Corbel"/>
          <w:bCs/>
          <w:sz w:val="20"/>
          <w:szCs w:val="20"/>
        </w:rPr>
        <w:tab/>
      </w:r>
      <w:r w:rsidR="00BB2435">
        <w:rPr>
          <w:rFonts w:ascii="Corbel" w:hAnsi="Corbel"/>
          <w:bCs/>
          <w:sz w:val="20"/>
          <w:szCs w:val="20"/>
        </w:rPr>
        <w:t>Research Scientist</w:t>
      </w:r>
      <w:r w:rsidR="00C33698" w:rsidRPr="00B806AA">
        <w:rPr>
          <w:rFonts w:ascii="Corbel" w:hAnsi="Corbel"/>
          <w:bCs/>
          <w:sz w:val="20"/>
          <w:szCs w:val="20"/>
        </w:rPr>
        <w:t xml:space="preserve">, </w:t>
      </w:r>
      <w:r w:rsidR="00790E19" w:rsidRPr="00B806AA">
        <w:rPr>
          <w:rFonts w:ascii="Corbel" w:hAnsi="Corbel"/>
          <w:bCs/>
          <w:sz w:val="20"/>
          <w:szCs w:val="20"/>
        </w:rPr>
        <w:t xml:space="preserve">Brotman Baty Institute for Precision Medicine, </w:t>
      </w:r>
      <w:r w:rsidR="00C33698" w:rsidRPr="00B806AA">
        <w:rPr>
          <w:rFonts w:ascii="Corbel" w:hAnsi="Corbel"/>
          <w:bCs/>
          <w:sz w:val="20"/>
          <w:szCs w:val="20"/>
        </w:rPr>
        <w:t>University of Washington</w:t>
      </w:r>
    </w:p>
    <w:p w14:paraId="51D2A86A" w14:textId="7A41B6BB" w:rsidR="00347C49" w:rsidRPr="00B806AA" w:rsidRDefault="00087C60" w:rsidP="00D74EA2">
      <w:pPr>
        <w:spacing w:before="80"/>
        <w:ind w:left="1440" w:hanging="1440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Cs/>
          <w:sz w:val="20"/>
          <w:szCs w:val="20"/>
        </w:rPr>
        <w:t>20</w:t>
      </w:r>
      <w:r w:rsidR="00F770E0" w:rsidRPr="00B806AA">
        <w:rPr>
          <w:rFonts w:ascii="Corbel" w:hAnsi="Corbel"/>
          <w:bCs/>
          <w:sz w:val="20"/>
          <w:szCs w:val="20"/>
        </w:rPr>
        <w:t xml:space="preserve">18 </w:t>
      </w:r>
      <w:r w:rsidR="008551BD" w:rsidRPr="00B806AA">
        <w:rPr>
          <w:rFonts w:ascii="Corbel" w:hAnsi="Corbel"/>
          <w:bCs/>
          <w:sz w:val="20"/>
          <w:szCs w:val="20"/>
        </w:rPr>
        <w:t>– 2021</w:t>
      </w:r>
      <w:r w:rsidR="00CD374B" w:rsidRPr="00B806AA">
        <w:rPr>
          <w:rFonts w:ascii="Corbel" w:hAnsi="Corbel"/>
          <w:bCs/>
          <w:sz w:val="20"/>
          <w:szCs w:val="20"/>
        </w:rPr>
        <w:tab/>
      </w:r>
      <w:r w:rsidR="00F770E0" w:rsidRPr="00B806AA">
        <w:rPr>
          <w:rFonts w:ascii="Corbel" w:hAnsi="Corbel"/>
          <w:bCs/>
          <w:sz w:val="20"/>
          <w:szCs w:val="20"/>
        </w:rPr>
        <w:t>Postdoctoral Research</w:t>
      </w:r>
      <w:r w:rsidR="00652310" w:rsidRPr="00B806AA">
        <w:rPr>
          <w:rFonts w:ascii="Corbel" w:hAnsi="Corbel"/>
          <w:bCs/>
          <w:sz w:val="20"/>
          <w:szCs w:val="20"/>
        </w:rPr>
        <w:t xml:space="preserve"> Fellow</w:t>
      </w:r>
      <w:r w:rsidR="00CD374B" w:rsidRPr="00B806AA">
        <w:rPr>
          <w:rFonts w:ascii="Corbel" w:hAnsi="Corbel"/>
          <w:bCs/>
          <w:sz w:val="20"/>
          <w:szCs w:val="20"/>
        </w:rPr>
        <w:t>, Fogarty International Center, National Institutes of Health</w:t>
      </w:r>
      <w:r w:rsidR="00790E19" w:rsidRPr="00B806AA">
        <w:rPr>
          <w:rFonts w:ascii="Corbel" w:hAnsi="Corbel"/>
          <w:bCs/>
          <w:sz w:val="20"/>
          <w:szCs w:val="20"/>
        </w:rPr>
        <w:t xml:space="preserve"> </w:t>
      </w:r>
    </w:p>
    <w:p w14:paraId="0DEB2186" w14:textId="3605011A" w:rsidR="009755F8" w:rsidRPr="00B806AA" w:rsidRDefault="00D4147E" w:rsidP="00692C2B">
      <w:pPr>
        <w:spacing w:before="200" w:after="100"/>
        <w:outlineLvl w:val="0"/>
        <w:rPr>
          <w:rFonts w:ascii="Corbel" w:hAnsi="Corbel"/>
          <w:b/>
          <w:color w:val="000000" w:themeColor="text1"/>
          <w:sz w:val="22"/>
          <w:szCs w:val="22"/>
        </w:rPr>
      </w:pPr>
      <w:r w:rsidRPr="00B806AA">
        <w:rPr>
          <w:rFonts w:ascii="Corbel" w:hAnsi="Corbel"/>
          <w:b/>
          <w:color w:val="000000" w:themeColor="text1"/>
          <w:sz w:val="22"/>
          <w:szCs w:val="22"/>
        </w:rPr>
        <w:t>Publications</w:t>
      </w:r>
    </w:p>
    <w:p w14:paraId="45D9C015" w14:textId="4E4A14DC" w:rsidR="005902B6" w:rsidRPr="005902B6" w:rsidRDefault="005902B6" w:rsidP="00C07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0" w:after="100"/>
        <w:ind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Cs/>
          <w:sz w:val="20"/>
          <w:szCs w:val="20"/>
        </w:rPr>
        <w:t xml:space="preserve">Tran-Kiem C, </w:t>
      </w:r>
      <w:r w:rsidRPr="00B806AA">
        <w:rPr>
          <w:rFonts w:ascii="Corbel" w:hAnsi="Corbel"/>
          <w:b/>
          <w:sz w:val="20"/>
          <w:szCs w:val="20"/>
        </w:rPr>
        <w:t>Perofsky AC</w:t>
      </w:r>
      <w:r w:rsidRPr="00B806AA">
        <w:rPr>
          <w:rFonts w:ascii="Corbel" w:hAnsi="Corbel"/>
          <w:bCs/>
          <w:sz w:val="20"/>
          <w:szCs w:val="20"/>
        </w:rPr>
        <w:t xml:space="preserve">, Lessler J, Bedford T. </w:t>
      </w:r>
      <w:r w:rsidR="00F32AE9" w:rsidRPr="00F32AE9">
        <w:rPr>
          <w:rFonts w:ascii="Corbel" w:hAnsi="Corbel"/>
          <w:bCs/>
          <w:sz w:val="20"/>
          <w:szCs w:val="20"/>
        </w:rPr>
        <w:t>Characterizing the informativeness of pathogen genome sequence datasets about transmission between population groups. </w:t>
      </w:r>
      <w:r w:rsidR="008E2EEA" w:rsidRPr="008E2EEA">
        <w:rPr>
          <w:rFonts w:ascii="Corbel" w:hAnsi="Corbel"/>
          <w:bCs/>
          <w:i/>
          <w:iCs/>
          <w:sz w:val="20"/>
          <w:szCs w:val="20"/>
        </w:rPr>
        <w:t>Proc. R. Soc. B</w:t>
      </w:r>
      <w:r w:rsidR="008E2EEA">
        <w:rPr>
          <w:rFonts w:ascii="Corbel" w:hAnsi="Corbel"/>
          <w:bCs/>
          <w:i/>
          <w:iCs/>
          <w:sz w:val="20"/>
          <w:szCs w:val="20"/>
        </w:rPr>
        <w:t>.</w:t>
      </w:r>
      <w:r w:rsidR="00436D8B" w:rsidRPr="00F32AE9">
        <w:rPr>
          <w:rFonts w:ascii="Corbel" w:hAnsi="Corbel"/>
          <w:bCs/>
          <w:sz w:val="20"/>
          <w:szCs w:val="20"/>
        </w:rPr>
        <w:t xml:space="preserve"> </w:t>
      </w:r>
      <w:r w:rsidR="00F32AE9" w:rsidRPr="00F32AE9">
        <w:rPr>
          <w:rFonts w:ascii="Corbel" w:hAnsi="Corbel"/>
          <w:bCs/>
          <w:sz w:val="20"/>
          <w:szCs w:val="20"/>
        </w:rPr>
        <w:t>2026; 293 (2067):20252983.</w:t>
      </w:r>
    </w:p>
    <w:p w14:paraId="30EC11D7" w14:textId="76E51195" w:rsidR="00EA3498" w:rsidRPr="00B806AA" w:rsidRDefault="00EA3498" w:rsidP="00C07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0" w:after="100"/>
        <w:ind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Cs/>
          <w:sz w:val="20"/>
          <w:szCs w:val="20"/>
        </w:rPr>
        <w:t>Bents SJ, Martin ET, Stevens-Ayers T,</w:t>
      </w:r>
      <w:r w:rsidR="008E6FDB">
        <w:rPr>
          <w:rFonts w:ascii="Corbel" w:hAnsi="Corbel"/>
          <w:bCs/>
          <w:sz w:val="20"/>
          <w:szCs w:val="20"/>
        </w:rPr>
        <w:t xml:space="preserve"> …</w:t>
      </w:r>
      <w:r w:rsidR="00055891">
        <w:rPr>
          <w:rFonts w:ascii="Corbel" w:hAnsi="Corbel"/>
          <w:bCs/>
          <w:sz w:val="20"/>
          <w:szCs w:val="20"/>
        </w:rPr>
        <w:t xml:space="preserve"> </w:t>
      </w:r>
      <w:r w:rsidR="00126A61" w:rsidRPr="00B806AA">
        <w:rPr>
          <w:rFonts w:ascii="Corbel" w:hAnsi="Corbel"/>
          <w:b/>
          <w:sz w:val="20"/>
          <w:szCs w:val="20"/>
        </w:rPr>
        <w:t>Perofsky AC</w:t>
      </w:r>
      <w:r w:rsidR="00126A61" w:rsidRPr="00B806AA">
        <w:rPr>
          <w:rFonts w:ascii="Corbel" w:hAnsi="Corbel"/>
          <w:bCs/>
          <w:sz w:val="20"/>
          <w:szCs w:val="20"/>
        </w:rPr>
        <w:t xml:space="preserve">, … </w:t>
      </w:r>
      <w:r w:rsidR="00055891">
        <w:rPr>
          <w:rFonts w:ascii="Corbel" w:hAnsi="Corbel"/>
          <w:bCs/>
          <w:sz w:val="20"/>
          <w:szCs w:val="20"/>
        </w:rPr>
        <w:t>Viboud C</w:t>
      </w:r>
      <w:r w:rsidR="00126A61" w:rsidRPr="00B806AA">
        <w:rPr>
          <w:rFonts w:ascii="Corbel" w:hAnsi="Corbel"/>
          <w:bCs/>
          <w:sz w:val="20"/>
          <w:szCs w:val="20"/>
        </w:rPr>
        <w:t xml:space="preserve">. </w:t>
      </w:r>
      <w:r w:rsidRPr="00B806AA">
        <w:rPr>
          <w:rFonts w:ascii="Corbel" w:hAnsi="Corbel"/>
          <w:bCs/>
          <w:sz w:val="20"/>
          <w:szCs w:val="20"/>
        </w:rPr>
        <w:t xml:space="preserve">Multiplex serology reveals age-specific immunodynamics of respiratory pathogens in the wake of the COVID-19 pandemic. </w:t>
      </w:r>
      <w:r w:rsidRPr="008E2EEA">
        <w:rPr>
          <w:rFonts w:ascii="Corbel" w:hAnsi="Corbel"/>
          <w:bCs/>
          <w:i/>
          <w:iCs/>
          <w:sz w:val="20"/>
          <w:szCs w:val="20"/>
        </w:rPr>
        <w:t>Nat Commun</w:t>
      </w:r>
      <w:r w:rsidRPr="00B806AA">
        <w:rPr>
          <w:rFonts w:ascii="Corbel" w:hAnsi="Corbel"/>
          <w:bCs/>
          <w:sz w:val="20"/>
          <w:szCs w:val="20"/>
        </w:rPr>
        <w:t>. 2025;16(1):11015.</w:t>
      </w:r>
    </w:p>
    <w:p w14:paraId="4BFF62DB" w14:textId="112EBCD5" w:rsidR="00EA3498" w:rsidRPr="00B806AA" w:rsidRDefault="00EA3498" w:rsidP="00C07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0" w:after="100"/>
        <w:ind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Cs/>
          <w:sz w:val="20"/>
          <w:szCs w:val="20"/>
        </w:rPr>
        <w:t>Elias-Warren A, Bennett JC, Iwu CD,</w:t>
      </w:r>
      <w:r w:rsidR="00126A61">
        <w:rPr>
          <w:rFonts w:ascii="Corbel" w:hAnsi="Corbel"/>
          <w:bCs/>
          <w:sz w:val="20"/>
          <w:szCs w:val="20"/>
        </w:rPr>
        <w:t xml:space="preserve"> </w:t>
      </w:r>
      <w:r w:rsidR="00055891">
        <w:rPr>
          <w:rFonts w:ascii="Corbel" w:hAnsi="Corbel"/>
          <w:bCs/>
          <w:sz w:val="20"/>
          <w:szCs w:val="20"/>
        </w:rPr>
        <w:t xml:space="preserve">… </w:t>
      </w:r>
      <w:r w:rsidR="008E6FDB" w:rsidRPr="00B806AA">
        <w:rPr>
          <w:rFonts w:ascii="Corbel" w:hAnsi="Corbel"/>
          <w:b/>
          <w:sz w:val="20"/>
          <w:szCs w:val="20"/>
        </w:rPr>
        <w:t>Perofsky AC</w:t>
      </w:r>
      <w:r w:rsidR="008E6FDB" w:rsidRPr="00B806AA">
        <w:rPr>
          <w:rFonts w:ascii="Corbel" w:hAnsi="Corbel"/>
          <w:bCs/>
          <w:sz w:val="20"/>
          <w:szCs w:val="20"/>
        </w:rPr>
        <w:t>, …</w:t>
      </w:r>
      <w:r w:rsidR="00055891">
        <w:rPr>
          <w:rFonts w:ascii="Corbel" w:hAnsi="Corbel"/>
          <w:bCs/>
          <w:sz w:val="20"/>
          <w:szCs w:val="20"/>
        </w:rPr>
        <w:t xml:space="preserve"> Chu HY</w:t>
      </w:r>
      <w:r w:rsidR="008E6FDB" w:rsidRPr="00B806AA">
        <w:rPr>
          <w:rFonts w:ascii="Corbel" w:hAnsi="Corbel"/>
          <w:bCs/>
          <w:sz w:val="20"/>
          <w:szCs w:val="20"/>
        </w:rPr>
        <w:t xml:space="preserve">. </w:t>
      </w:r>
      <w:r w:rsidRPr="00B806AA">
        <w:rPr>
          <w:rFonts w:ascii="Corbel" w:hAnsi="Corbel"/>
          <w:bCs/>
          <w:sz w:val="20"/>
          <w:szCs w:val="20"/>
        </w:rPr>
        <w:t xml:space="preserve"> Epidemiology of Human Metapneumovirus Infection in a Community Setting, Seattle, Washington, USA. </w:t>
      </w:r>
      <w:r w:rsidRPr="008E2EEA">
        <w:rPr>
          <w:rFonts w:ascii="Corbel" w:hAnsi="Corbel"/>
          <w:bCs/>
          <w:i/>
          <w:iCs/>
          <w:sz w:val="20"/>
          <w:szCs w:val="20"/>
        </w:rPr>
        <w:t>J Infect Dis</w:t>
      </w:r>
      <w:r w:rsidRPr="00B806AA">
        <w:rPr>
          <w:rFonts w:ascii="Corbel" w:hAnsi="Corbel"/>
          <w:bCs/>
          <w:sz w:val="20"/>
          <w:szCs w:val="20"/>
        </w:rPr>
        <w:t>. 2025;232(Supplement_1):S78-S92.</w:t>
      </w:r>
    </w:p>
    <w:p w14:paraId="7928DABF" w14:textId="118F8145" w:rsidR="00350041" w:rsidRPr="00B806AA" w:rsidRDefault="00350041" w:rsidP="00C07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0" w:after="100"/>
        <w:ind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Cs/>
          <w:sz w:val="20"/>
          <w:szCs w:val="20"/>
        </w:rPr>
        <w:t xml:space="preserve">Hansen CL, Lee L, Bents SJ, </w:t>
      </w:r>
      <w:r w:rsidRPr="00B806AA">
        <w:rPr>
          <w:rFonts w:ascii="Corbel" w:hAnsi="Corbel"/>
          <w:b/>
          <w:sz w:val="20"/>
          <w:szCs w:val="20"/>
        </w:rPr>
        <w:t>Perofsky AC</w:t>
      </w:r>
      <w:r w:rsidRPr="00B806AA">
        <w:rPr>
          <w:rFonts w:ascii="Corbel" w:hAnsi="Corbel"/>
          <w:bCs/>
          <w:sz w:val="20"/>
          <w:szCs w:val="20"/>
        </w:rPr>
        <w:t>,</w:t>
      </w:r>
      <w:r w:rsidR="00055891">
        <w:rPr>
          <w:rFonts w:ascii="Corbel" w:hAnsi="Corbel"/>
          <w:bCs/>
          <w:sz w:val="20"/>
          <w:szCs w:val="20"/>
        </w:rPr>
        <w:t xml:space="preserve"> … Viboud C</w:t>
      </w:r>
      <w:r w:rsidRPr="00B806AA">
        <w:rPr>
          <w:rFonts w:ascii="Corbel" w:hAnsi="Corbel"/>
          <w:bCs/>
          <w:sz w:val="20"/>
          <w:szCs w:val="20"/>
        </w:rPr>
        <w:t xml:space="preserve">. Scenario Projections of Respiratory Syncytial Virus Hospitalizations Averted Due to New Immunizations. </w:t>
      </w:r>
      <w:r w:rsidRPr="008E2EEA">
        <w:rPr>
          <w:rFonts w:ascii="Corbel" w:hAnsi="Corbel"/>
          <w:bCs/>
          <w:i/>
          <w:iCs/>
          <w:sz w:val="20"/>
          <w:szCs w:val="20"/>
        </w:rPr>
        <w:t>JAMA Netw Open</w:t>
      </w:r>
      <w:r w:rsidRPr="00B806AA">
        <w:rPr>
          <w:rFonts w:ascii="Corbel" w:hAnsi="Corbel"/>
          <w:bCs/>
          <w:sz w:val="20"/>
          <w:szCs w:val="20"/>
        </w:rPr>
        <w:t>. 2025;8(6):e2514622.</w:t>
      </w:r>
    </w:p>
    <w:p w14:paraId="07C06AA8" w14:textId="77D757F3" w:rsidR="00EA3498" w:rsidRPr="00B806AA" w:rsidRDefault="001B071A" w:rsidP="00C07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0" w:after="100"/>
        <w:ind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Cs/>
          <w:sz w:val="20"/>
          <w:szCs w:val="20"/>
        </w:rPr>
        <w:t xml:space="preserve">Kostandova N, Corgel R, Bansal S, </w:t>
      </w:r>
      <w:r w:rsidR="00055891">
        <w:rPr>
          <w:rFonts w:ascii="Corbel" w:hAnsi="Corbel"/>
          <w:bCs/>
          <w:sz w:val="20"/>
          <w:szCs w:val="20"/>
        </w:rPr>
        <w:t xml:space="preserve">… </w:t>
      </w:r>
      <w:r w:rsidR="008E6FDB" w:rsidRPr="00B806AA">
        <w:rPr>
          <w:rFonts w:ascii="Corbel" w:hAnsi="Corbel"/>
          <w:b/>
          <w:sz w:val="20"/>
          <w:szCs w:val="20"/>
        </w:rPr>
        <w:t>Perofsky AC</w:t>
      </w:r>
      <w:r w:rsidR="008E6FDB" w:rsidRPr="00DE7919">
        <w:rPr>
          <w:rFonts w:ascii="Corbel" w:hAnsi="Corbel"/>
          <w:bCs/>
          <w:sz w:val="20"/>
          <w:szCs w:val="20"/>
        </w:rPr>
        <w:t>,</w:t>
      </w:r>
      <w:r w:rsidR="00055891">
        <w:rPr>
          <w:rFonts w:ascii="Corbel" w:hAnsi="Corbel"/>
          <w:bCs/>
          <w:sz w:val="20"/>
          <w:szCs w:val="20"/>
        </w:rPr>
        <w:t xml:space="preserve"> … </w:t>
      </w:r>
      <w:r w:rsidR="00DE7919" w:rsidRPr="00DE7919">
        <w:rPr>
          <w:rFonts w:ascii="Corbel" w:hAnsi="Corbel"/>
          <w:bCs/>
          <w:sz w:val="20"/>
          <w:szCs w:val="20"/>
        </w:rPr>
        <w:t>Wesolowski A</w:t>
      </w:r>
      <w:r w:rsidR="008E6FDB" w:rsidRPr="00B806AA">
        <w:rPr>
          <w:rFonts w:ascii="Corbel" w:hAnsi="Corbel"/>
          <w:bCs/>
          <w:sz w:val="20"/>
          <w:szCs w:val="20"/>
        </w:rPr>
        <w:t xml:space="preserve">. </w:t>
      </w:r>
      <w:r w:rsidRPr="00B806AA">
        <w:rPr>
          <w:rFonts w:ascii="Corbel" w:hAnsi="Corbel"/>
          <w:bCs/>
          <w:sz w:val="20"/>
          <w:szCs w:val="20"/>
        </w:rPr>
        <w:t xml:space="preserve">Improving mobility data for infectious disease research. </w:t>
      </w:r>
      <w:r w:rsidRPr="008E2EEA">
        <w:rPr>
          <w:rFonts w:ascii="Corbel" w:hAnsi="Corbel"/>
          <w:bCs/>
          <w:i/>
          <w:iCs/>
          <w:sz w:val="20"/>
          <w:szCs w:val="20"/>
        </w:rPr>
        <w:t>Nat Hum Behav.</w:t>
      </w:r>
      <w:r w:rsidRPr="00B806AA">
        <w:rPr>
          <w:rFonts w:ascii="Corbel" w:hAnsi="Corbel"/>
          <w:bCs/>
          <w:sz w:val="20"/>
          <w:szCs w:val="20"/>
        </w:rPr>
        <w:t xml:space="preserve"> 2025;9(7):1309-12.</w:t>
      </w:r>
    </w:p>
    <w:p w14:paraId="05D8783E" w14:textId="381DCD61" w:rsidR="001B071A" w:rsidRPr="00B806AA" w:rsidRDefault="00232036" w:rsidP="00C07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0" w:after="100"/>
        <w:ind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Cs/>
          <w:sz w:val="20"/>
          <w:szCs w:val="20"/>
        </w:rPr>
        <w:t xml:space="preserve">Tran-Kiem C, Paredes MI, </w:t>
      </w:r>
      <w:r w:rsidRPr="00B806AA">
        <w:rPr>
          <w:rFonts w:ascii="Corbel" w:hAnsi="Corbel"/>
          <w:b/>
          <w:sz w:val="20"/>
          <w:szCs w:val="20"/>
        </w:rPr>
        <w:t>Perofsky AC</w:t>
      </w:r>
      <w:r w:rsidRPr="00DE7919">
        <w:rPr>
          <w:rFonts w:ascii="Corbel" w:hAnsi="Corbel"/>
          <w:bCs/>
          <w:sz w:val="20"/>
          <w:szCs w:val="20"/>
        </w:rPr>
        <w:t>,</w:t>
      </w:r>
      <w:r w:rsidR="00DE7919">
        <w:rPr>
          <w:rFonts w:ascii="Corbel" w:hAnsi="Corbel"/>
          <w:bCs/>
          <w:sz w:val="20"/>
          <w:szCs w:val="20"/>
        </w:rPr>
        <w:t xml:space="preserve"> … Bedford T</w:t>
      </w:r>
      <w:r w:rsidRPr="00B806AA">
        <w:rPr>
          <w:rFonts w:ascii="Corbel" w:hAnsi="Corbel"/>
          <w:bCs/>
          <w:sz w:val="20"/>
          <w:szCs w:val="20"/>
        </w:rPr>
        <w:t xml:space="preserve">. Fine-scale patterns of SARS-CoV-2 spread from identical pathogen sequences. </w:t>
      </w:r>
      <w:r w:rsidRPr="008E2EEA">
        <w:rPr>
          <w:rFonts w:ascii="Corbel" w:hAnsi="Corbel"/>
          <w:bCs/>
          <w:i/>
          <w:iCs/>
          <w:sz w:val="20"/>
          <w:szCs w:val="20"/>
        </w:rPr>
        <w:t>Nature.</w:t>
      </w:r>
      <w:r w:rsidRPr="00B806AA">
        <w:rPr>
          <w:rFonts w:ascii="Corbel" w:hAnsi="Corbel"/>
          <w:bCs/>
          <w:sz w:val="20"/>
          <w:szCs w:val="20"/>
        </w:rPr>
        <w:t xml:space="preserve"> 2025;640(8057):176-85.</w:t>
      </w:r>
    </w:p>
    <w:p w14:paraId="64EC97D8" w14:textId="2D637B19" w:rsidR="00232036" w:rsidRPr="00B806AA" w:rsidRDefault="00232036" w:rsidP="00C07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0" w:after="100"/>
        <w:ind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/>
          <w:sz w:val="20"/>
          <w:szCs w:val="20"/>
        </w:rPr>
        <w:t>Perofsky AC</w:t>
      </w:r>
      <w:r w:rsidRPr="00B806AA">
        <w:rPr>
          <w:rFonts w:ascii="Corbel" w:hAnsi="Corbel"/>
          <w:bCs/>
          <w:sz w:val="20"/>
          <w:szCs w:val="20"/>
        </w:rPr>
        <w:t>, Huddleston J, Hansen CL,</w:t>
      </w:r>
      <w:r w:rsidR="00DE7919">
        <w:rPr>
          <w:rFonts w:ascii="Corbel" w:hAnsi="Corbel"/>
          <w:bCs/>
          <w:sz w:val="20"/>
          <w:szCs w:val="20"/>
        </w:rPr>
        <w:t xml:space="preserve"> … Viboud C</w:t>
      </w:r>
      <w:r w:rsidRPr="00B806AA">
        <w:rPr>
          <w:rFonts w:ascii="Corbel" w:hAnsi="Corbel"/>
          <w:bCs/>
          <w:sz w:val="20"/>
          <w:szCs w:val="20"/>
        </w:rPr>
        <w:t xml:space="preserve">. Antigenic drift and subtype interference shape A(H3N2) epidemic dynamics in the United States. </w:t>
      </w:r>
      <w:r w:rsidRPr="008E2EEA">
        <w:rPr>
          <w:rFonts w:ascii="Corbel" w:hAnsi="Corbel"/>
          <w:bCs/>
          <w:i/>
          <w:iCs/>
          <w:sz w:val="20"/>
          <w:szCs w:val="20"/>
        </w:rPr>
        <w:t>eLife.</w:t>
      </w:r>
      <w:r w:rsidRPr="00B806AA">
        <w:rPr>
          <w:rFonts w:ascii="Corbel" w:hAnsi="Corbel"/>
          <w:bCs/>
          <w:sz w:val="20"/>
          <w:szCs w:val="20"/>
        </w:rPr>
        <w:t xml:space="preserve"> 2024;13:RP91849.</w:t>
      </w:r>
    </w:p>
    <w:p w14:paraId="54A7E624" w14:textId="4DC075CA" w:rsidR="00223B92" w:rsidRPr="00B806AA" w:rsidRDefault="00223B92" w:rsidP="00C07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0" w:after="100"/>
        <w:ind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Cs/>
          <w:sz w:val="20"/>
          <w:szCs w:val="20"/>
        </w:rPr>
        <w:t xml:space="preserve">Mathis SM, Webber AE, Leon TM, </w:t>
      </w:r>
      <w:r w:rsidR="00DE7919">
        <w:rPr>
          <w:rFonts w:ascii="Corbel" w:hAnsi="Corbel"/>
          <w:bCs/>
          <w:sz w:val="20"/>
          <w:szCs w:val="20"/>
        </w:rPr>
        <w:t xml:space="preserve">… </w:t>
      </w:r>
      <w:r w:rsidR="008E6FDB" w:rsidRPr="00B806AA">
        <w:rPr>
          <w:rFonts w:ascii="Corbel" w:hAnsi="Corbel"/>
          <w:b/>
          <w:sz w:val="20"/>
          <w:szCs w:val="20"/>
        </w:rPr>
        <w:t xml:space="preserve">Perofsky </w:t>
      </w:r>
      <w:r w:rsidR="00976F88" w:rsidRPr="00B806AA">
        <w:rPr>
          <w:rFonts w:ascii="Corbel" w:hAnsi="Corbel"/>
          <w:b/>
          <w:sz w:val="20"/>
          <w:szCs w:val="20"/>
        </w:rPr>
        <w:t>AC</w:t>
      </w:r>
      <w:r w:rsidR="00976F88" w:rsidRPr="00B806AA">
        <w:rPr>
          <w:rFonts w:ascii="Corbel" w:hAnsi="Corbel"/>
          <w:bCs/>
          <w:sz w:val="20"/>
          <w:szCs w:val="20"/>
        </w:rPr>
        <w:t>,</w:t>
      </w:r>
      <w:r w:rsidR="00DE7919">
        <w:rPr>
          <w:rFonts w:ascii="Corbel" w:hAnsi="Corbel"/>
          <w:bCs/>
          <w:sz w:val="20"/>
          <w:szCs w:val="20"/>
        </w:rPr>
        <w:t xml:space="preserve"> </w:t>
      </w:r>
      <w:r w:rsidR="00976F88">
        <w:rPr>
          <w:rFonts w:ascii="Corbel" w:hAnsi="Corbel"/>
          <w:bCs/>
          <w:sz w:val="20"/>
          <w:szCs w:val="20"/>
        </w:rPr>
        <w:t xml:space="preserve">… </w:t>
      </w:r>
      <w:r w:rsidR="00DE7919">
        <w:rPr>
          <w:rFonts w:ascii="Corbel" w:hAnsi="Corbel"/>
          <w:bCs/>
          <w:sz w:val="20"/>
          <w:szCs w:val="20"/>
        </w:rPr>
        <w:t>Borchering RK</w:t>
      </w:r>
      <w:r w:rsidR="008E6FDB" w:rsidRPr="00B806AA">
        <w:rPr>
          <w:rFonts w:ascii="Corbel" w:hAnsi="Corbel"/>
          <w:bCs/>
          <w:sz w:val="20"/>
          <w:szCs w:val="20"/>
        </w:rPr>
        <w:t xml:space="preserve">. </w:t>
      </w:r>
      <w:r w:rsidRPr="00B806AA">
        <w:rPr>
          <w:rFonts w:ascii="Corbel" w:hAnsi="Corbel"/>
          <w:bCs/>
          <w:sz w:val="20"/>
          <w:szCs w:val="20"/>
        </w:rPr>
        <w:t xml:space="preserve">Evaluation of FluSight influenza forecasting in the 2021-22 and 2022-23 seasons with a new target laboratory-confirmed influenza hospitalizations. </w:t>
      </w:r>
      <w:r w:rsidRPr="008E2EEA">
        <w:rPr>
          <w:rFonts w:ascii="Corbel" w:hAnsi="Corbel"/>
          <w:bCs/>
          <w:i/>
          <w:iCs/>
          <w:sz w:val="20"/>
          <w:szCs w:val="20"/>
        </w:rPr>
        <w:t>Nat Commun.</w:t>
      </w:r>
      <w:r w:rsidRPr="00B806AA">
        <w:rPr>
          <w:rFonts w:ascii="Corbel" w:hAnsi="Corbel"/>
          <w:bCs/>
          <w:sz w:val="20"/>
          <w:szCs w:val="20"/>
        </w:rPr>
        <w:t xml:space="preserve"> 2024;15(1):6289.</w:t>
      </w:r>
    </w:p>
    <w:p w14:paraId="638A13D5" w14:textId="749B661B" w:rsidR="00232036" w:rsidRPr="00B806AA" w:rsidRDefault="00232036" w:rsidP="00C07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0" w:after="100"/>
        <w:ind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/>
          <w:sz w:val="20"/>
          <w:szCs w:val="20"/>
        </w:rPr>
        <w:t>Perofsky AC</w:t>
      </w:r>
      <w:r w:rsidRPr="00B806AA">
        <w:rPr>
          <w:rFonts w:ascii="Corbel" w:hAnsi="Corbel"/>
          <w:bCs/>
          <w:sz w:val="20"/>
          <w:szCs w:val="20"/>
        </w:rPr>
        <w:t>, Hansen CL, Burstein R,</w:t>
      </w:r>
      <w:r w:rsidR="00976F88">
        <w:rPr>
          <w:rFonts w:ascii="Corbel" w:hAnsi="Corbel"/>
          <w:bCs/>
          <w:sz w:val="20"/>
          <w:szCs w:val="20"/>
        </w:rPr>
        <w:t xml:space="preserve"> … Viboud C</w:t>
      </w:r>
      <w:r w:rsidRPr="00B806AA">
        <w:rPr>
          <w:rFonts w:ascii="Corbel" w:hAnsi="Corbel"/>
          <w:bCs/>
          <w:sz w:val="20"/>
          <w:szCs w:val="20"/>
        </w:rPr>
        <w:t xml:space="preserve">. Impacts of human mobility on the citywide transmission dynamics of 18 respiratory viruses in pre- and post-COVID-19 pandemic years. </w:t>
      </w:r>
      <w:r w:rsidRPr="008E2EEA">
        <w:rPr>
          <w:rFonts w:ascii="Corbel" w:hAnsi="Corbel"/>
          <w:bCs/>
          <w:i/>
          <w:iCs/>
          <w:sz w:val="20"/>
          <w:szCs w:val="20"/>
        </w:rPr>
        <w:t>Nat Commun.</w:t>
      </w:r>
      <w:r w:rsidRPr="00B806AA">
        <w:rPr>
          <w:rFonts w:ascii="Corbel" w:hAnsi="Corbel"/>
          <w:bCs/>
          <w:sz w:val="20"/>
          <w:szCs w:val="20"/>
        </w:rPr>
        <w:t xml:space="preserve"> 2024;15(1):4164.</w:t>
      </w:r>
    </w:p>
    <w:p w14:paraId="4327AE77" w14:textId="6B894D9F" w:rsidR="00232036" w:rsidRPr="00B806AA" w:rsidRDefault="00232036" w:rsidP="00C07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0" w:after="100"/>
        <w:ind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Cs/>
          <w:sz w:val="20"/>
          <w:szCs w:val="20"/>
        </w:rPr>
        <w:t xml:space="preserve">Paredes MI, </w:t>
      </w:r>
      <w:r w:rsidRPr="00B806AA">
        <w:rPr>
          <w:rFonts w:ascii="Corbel" w:hAnsi="Corbel"/>
          <w:b/>
          <w:sz w:val="20"/>
          <w:szCs w:val="20"/>
        </w:rPr>
        <w:t>Perofsky AC</w:t>
      </w:r>
      <w:r w:rsidRPr="00B806AA">
        <w:rPr>
          <w:rFonts w:ascii="Corbel" w:hAnsi="Corbel"/>
          <w:bCs/>
          <w:sz w:val="20"/>
          <w:szCs w:val="20"/>
        </w:rPr>
        <w:t>, Frisbie L,</w:t>
      </w:r>
      <w:r w:rsidR="00976F88">
        <w:rPr>
          <w:rFonts w:ascii="Corbel" w:hAnsi="Corbel"/>
          <w:bCs/>
          <w:sz w:val="20"/>
          <w:szCs w:val="20"/>
        </w:rPr>
        <w:t xml:space="preserve"> … Bedford T</w:t>
      </w:r>
      <w:r w:rsidRPr="00B806AA">
        <w:rPr>
          <w:rFonts w:ascii="Corbel" w:hAnsi="Corbel"/>
          <w:bCs/>
          <w:sz w:val="20"/>
          <w:szCs w:val="20"/>
        </w:rPr>
        <w:t xml:space="preserve">. Local-scale phylodynamics reveal differential community impact of SARS-CoV-2 in a metropolitan US county. </w:t>
      </w:r>
      <w:r w:rsidRPr="008E2EEA">
        <w:rPr>
          <w:rFonts w:ascii="Corbel" w:hAnsi="Corbel"/>
          <w:bCs/>
          <w:i/>
          <w:iCs/>
          <w:sz w:val="20"/>
          <w:szCs w:val="20"/>
        </w:rPr>
        <w:t>PLoS Pathog.</w:t>
      </w:r>
      <w:r w:rsidRPr="00B806AA">
        <w:rPr>
          <w:rFonts w:ascii="Corbel" w:hAnsi="Corbel"/>
          <w:bCs/>
          <w:sz w:val="20"/>
          <w:szCs w:val="20"/>
        </w:rPr>
        <w:t xml:space="preserve"> 2024;20(3):e1012117.</w:t>
      </w:r>
    </w:p>
    <w:p w14:paraId="280509B3" w14:textId="57407966" w:rsidR="009239DF" w:rsidRPr="00B806AA" w:rsidRDefault="009239DF" w:rsidP="00C07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0" w:after="100"/>
        <w:ind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Cs/>
          <w:sz w:val="20"/>
          <w:szCs w:val="20"/>
        </w:rPr>
        <w:t xml:space="preserve">Hansen C, </w:t>
      </w:r>
      <w:r w:rsidRPr="00B806AA">
        <w:rPr>
          <w:rFonts w:ascii="Corbel" w:hAnsi="Corbel"/>
          <w:b/>
          <w:sz w:val="20"/>
          <w:szCs w:val="20"/>
        </w:rPr>
        <w:t>Perofsky AC</w:t>
      </w:r>
      <w:r w:rsidRPr="00B806AA">
        <w:rPr>
          <w:rFonts w:ascii="Corbel" w:hAnsi="Corbel"/>
          <w:bCs/>
          <w:sz w:val="20"/>
          <w:szCs w:val="20"/>
        </w:rPr>
        <w:t>, Burstein R,</w:t>
      </w:r>
      <w:r w:rsidR="00810951">
        <w:rPr>
          <w:rFonts w:ascii="Corbel" w:hAnsi="Corbel"/>
          <w:bCs/>
          <w:sz w:val="20"/>
          <w:szCs w:val="20"/>
        </w:rPr>
        <w:t xml:space="preserve"> … Viboud C</w:t>
      </w:r>
      <w:r w:rsidRPr="00B806AA">
        <w:rPr>
          <w:rFonts w:ascii="Corbel" w:hAnsi="Corbel"/>
          <w:bCs/>
          <w:sz w:val="20"/>
          <w:szCs w:val="20"/>
        </w:rPr>
        <w:t xml:space="preserve">. Trends in Risk Factors and Symptoms Associated </w:t>
      </w:r>
      <w:r w:rsidR="008078F2" w:rsidRPr="00B806AA">
        <w:rPr>
          <w:rFonts w:ascii="Corbel" w:hAnsi="Corbel"/>
          <w:bCs/>
          <w:sz w:val="20"/>
          <w:szCs w:val="20"/>
        </w:rPr>
        <w:t>with</w:t>
      </w:r>
      <w:r w:rsidRPr="00B806AA">
        <w:rPr>
          <w:rFonts w:ascii="Corbel" w:hAnsi="Corbel"/>
          <w:bCs/>
          <w:sz w:val="20"/>
          <w:szCs w:val="20"/>
        </w:rPr>
        <w:t xml:space="preserve"> SARS-CoV-2 and Rhinovirus Test Positivity in King County, Washington, June 2020 to July 2022. </w:t>
      </w:r>
      <w:r w:rsidRPr="008E2EEA">
        <w:rPr>
          <w:rFonts w:ascii="Corbel" w:hAnsi="Corbel"/>
          <w:bCs/>
          <w:i/>
          <w:iCs/>
          <w:sz w:val="20"/>
          <w:szCs w:val="20"/>
        </w:rPr>
        <w:t>JAMA Netw Open.</w:t>
      </w:r>
      <w:r w:rsidRPr="00B806AA">
        <w:rPr>
          <w:rFonts w:ascii="Corbel" w:hAnsi="Corbel"/>
          <w:bCs/>
          <w:sz w:val="20"/>
          <w:szCs w:val="20"/>
        </w:rPr>
        <w:t xml:space="preserve"> 2022;5(12):e2245861.</w:t>
      </w:r>
    </w:p>
    <w:p w14:paraId="5C288590" w14:textId="1D84B57F" w:rsidR="00232036" w:rsidRPr="00B806AA" w:rsidRDefault="00232036" w:rsidP="00C07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0" w:after="100"/>
        <w:ind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/>
          <w:sz w:val="20"/>
          <w:szCs w:val="20"/>
        </w:rPr>
        <w:t>Perofsky AC</w:t>
      </w:r>
      <w:r w:rsidRPr="00B806AA">
        <w:rPr>
          <w:rFonts w:ascii="Corbel" w:hAnsi="Corbel"/>
          <w:bCs/>
          <w:sz w:val="20"/>
          <w:szCs w:val="20"/>
        </w:rPr>
        <w:t>, Tempia S, Bingham J,</w:t>
      </w:r>
      <w:r w:rsidR="00810951">
        <w:rPr>
          <w:rFonts w:ascii="Corbel" w:hAnsi="Corbel"/>
          <w:bCs/>
          <w:sz w:val="20"/>
          <w:szCs w:val="20"/>
        </w:rPr>
        <w:t xml:space="preserve"> … Cohen C</w:t>
      </w:r>
      <w:r w:rsidRPr="00B806AA">
        <w:rPr>
          <w:rFonts w:ascii="Corbel" w:hAnsi="Corbel"/>
          <w:bCs/>
          <w:sz w:val="20"/>
          <w:szCs w:val="20"/>
        </w:rPr>
        <w:t xml:space="preserve">. Direct and Indirect Effects of the Coronavirus Disease 2019 Pandemic on Private Healthcare Utilization in South Africa, March 2020-September 2021. </w:t>
      </w:r>
      <w:r w:rsidRPr="008E2EEA">
        <w:rPr>
          <w:rFonts w:ascii="Corbel" w:hAnsi="Corbel"/>
          <w:bCs/>
          <w:i/>
          <w:iCs/>
          <w:sz w:val="20"/>
          <w:szCs w:val="20"/>
        </w:rPr>
        <w:t>Clin Infect Dis.</w:t>
      </w:r>
      <w:r w:rsidRPr="00B806AA">
        <w:rPr>
          <w:rFonts w:ascii="Corbel" w:hAnsi="Corbel"/>
          <w:bCs/>
          <w:sz w:val="20"/>
          <w:szCs w:val="20"/>
        </w:rPr>
        <w:t xml:space="preserve"> 2022;75(1):e1000-e10.</w:t>
      </w:r>
    </w:p>
    <w:p w14:paraId="13DBAD7D" w14:textId="5F7FF030" w:rsidR="00232036" w:rsidRPr="00B806AA" w:rsidRDefault="00232036" w:rsidP="00C07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0" w:after="100"/>
        <w:ind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/>
          <w:sz w:val="20"/>
          <w:szCs w:val="20"/>
        </w:rPr>
        <w:t>Perofsky AC</w:t>
      </w:r>
      <w:r w:rsidRPr="00B806AA">
        <w:rPr>
          <w:rFonts w:ascii="Corbel" w:hAnsi="Corbel"/>
          <w:bCs/>
          <w:sz w:val="20"/>
          <w:szCs w:val="20"/>
        </w:rPr>
        <w:t xml:space="preserve">, Ancel Meyers L, Abondano LA, Di Fiore A, Lewis RJ. Social groups constrain the spatiotemporal dynamics of wild sifaka gut microbiomes. </w:t>
      </w:r>
      <w:r w:rsidRPr="008E2EEA">
        <w:rPr>
          <w:rFonts w:ascii="Corbel" w:hAnsi="Corbel"/>
          <w:bCs/>
          <w:i/>
          <w:iCs/>
          <w:sz w:val="20"/>
          <w:szCs w:val="20"/>
        </w:rPr>
        <w:t>Mol Ecol.</w:t>
      </w:r>
      <w:r w:rsidRPr="00B806AA">
        <w:rPr>
          <w:rFonts w:ascii="Corbel" w:hAnsi="Corbel"/>
          <w:bCs/>
          <w:sz w:val="20"/>
          <w:szCs w:val="20"/>
        </w:rPr>
        <w:t xml:space="preserve"> 2021;30(24):6759-75.</w:t>
      </w:r>
    </w:p>
    <w:p w14:paraId="6D9B5C0A" w14:textId="28438F12" w:rsidR="00232036" w:rsidRPr="00B806AA" w:rsidRDefault="00232036" w:rsidP="00C07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0" w:after="100"/>
        <w:ind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Cs/>
          <w:sz w:val="20"/>
          <w:szCs w:val="20"/>
        </w:rPr>
        <w:lastRenderedPageBreak/>
        <w:t>McBride DS</w:t>
      </w:r>
      <w:r w:rsidR="00615142" w:rsidRPr="00B806AA">
        <w:rPr>
          <w:rFonts w:ascii="Corbel" w:hAnsi="Corbel"/>
          <w:bCs/>
          <w:sz w:val="20"/>
          <w:szCs w:val="20"/>
        </w:rPr>
        <w:t>*</w:t>
      </w:r>
      <w:r w:rsidRPr="00B806AA">
        <w:rPr>
          <w:rFonts w:ascii="Corbel" w:hAnsi="Corbel"/>
          <w:bCs/>
          <w:sz w:val="20"/>
          <w:szCs w:val="20"/>
        </w:rPr>
        <w:t xml:space="preserve">, </w:t>
      </w:r>
      <w:r w:rsidRPr="00B806AA">
        <w:rPr>
          <w:rFonts w:ascii="Corbel" w:hAnsi="Corbel"/>
          <w:b/>
          <w:sz w:val="20"/>
          <w:szCs w:val="20"/>
        </w:rPr>
        <w:t>Perofsky AC</w:t>
      </w:r>
      <w:r w:rsidR="00615142" w:rsidRPr="00B806AA">
        <w:rPr>
          <w:rFonts w:ascii="Corbel" w:hAnsi="Corbel"/>
          <w:b/>
          <w:sz w:val="20"/>
          <w:szCs w:val="20"/>
        </w:rPr>
        <w:t>*</w:t>
      </w:r>
      <w:r w:rsidRPr="00B806AA">
        <w:rPr>
          <w:rFonts w:ascii="Corbel" w:hAnsi="Corbel"/>
          <w:bCs/>
          <w:sz w:val="20"/>
          <w:szCs w:val="20"/>
        </w:rPr>
        <w:t xml:space="preserve">, Nolting JM, Nelson MI, Bowman AS. Tracing the Source of Influenza A Virus Zoonoses in Interconnected Circuits of Swine Exhibitions. </w:t>
      </w:r>
      <w:r w:rsidRPr="008E2EEA">
        <w:rPr>
          <w:rFonts w:ascii="Corbel" w:hAnsi="Corbel"/>
          <w:bCs/>
          <w:i/>
          <w:iCs/>
          <w:sz w:val="20"/>
          <w:szCs w:val="20"/>
        </w:rPr>
        <w:t>J Infect Dis.</w:t>
      </w:r>
      <w:r w:rsidRPr="00B806AA">
        <w:rPr>
          <w:rFonts w:ascii="Corbel" w:hAnsi="Corbel"/>
          <w:bCs/>
          <w:sz w:val="20"/>
          <w:szCs w:val="20"/>
        </w:rPr>
        <w:t xml:space="preserve"> 2021;224(3):458-68.</w:t>
      </w:r>
      <w:r w:rsidR="00615142" w:rsidRPr="00B806AA">
        <w:rPr>
          <w:rFonts w:ascii="Corbel" w:hAnsi="Corbel"/>
          <w:bCs/>
          <w:sz w:val="20"/>
          <w:szCs w:val="20"/>
        </w:rPr>
        <w:t xml:space="preserve"> </w:t>
      </w:r>
      <w:r w:rsidR="00615142" w:rsidRPr="00B806AA">
        <w:rPr>
          <w:rFonts w:ascii="Corbel" w:hAnsi="Corbel"/>
          <w:b/>
          <w:sz w:val="20"/>
          <w:szCs w:val="20"/>
        </w:rPr>
        <w:t>*Co-first authors</w:t>
      </w:r>
    </w:p>
    <w:p w14:paraId="7C26DE58" w14:textId="5F5C2918" w:rsidR="00232036" w:rsidRPr="00B806AA" w:rsidRDefault="00232036" w:rsidP="00C07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0" w:after="100"/>
        <w:ind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Cs/>
          <w:sz w:val="20"/>
          <w:szCs w:val="20"/>
        </w:rPr>
        <w:t xml:space="preserve">Viboud C, Gostic K, Nelson MI, Price GE, </w:t>
      </w:r>
      <w:r w:rsidRPr="00B806AA">
        <w:rPr>
          <w:rFonts w:ascii="Corbel" w:hAnsi="Corbel"/>
          <w:b/>
          <w:sz w:val="20"/>
          <w:szCs w:val="20"/>
        </w:rPr>
        <w:t>Perofsky A</w:t>
      </w:r>
      <w:r w:rsidRPr="00B806AA">
        <w:rPr>
          <w:rFonts w:ascii="Corbel" w:hAnsi="Corbel"/>
          <w:bCs/>
          <w:sz w:val="20"/>
          <w:szCs w:val="20"/>
        </w:rPr>
        <w:t>, Sun K,</w:t>
      </w:r>
      <w:r w:rsidR="003F1054">
        <w:rPr>
          <w:rFonts w:ascii="Corbel" w:hAnsi="Corbel"/>
          <w:bCs/>
          <w:sz w:val="20"/>
          <w:szCs w:val="20"/>
        </w:rPr>
        <w:t xml:space="preserve"> … Spiro D</w:t>
      </w:r>
      <w:r w:rsidR="00CA33E4">
        <w:rPr>
          <w:rFonts w:ascii="Corbel" w:hAnsi="Corbel"/>
          <w:bCs/>
          <w:sz w:val="20"/>
          <w:szCs w:val="20"/>
        </w:rPr>
        <w:t>J</w:t>
      </w:r>
      <w:r w:rsidRPr="00B806AA">
        <w:rPr>
          <w:rFonts w:ascii="Corbel" w:hAnsi="Corbel"/>
          <w:bCs/>
          <w:sz w:val="20"/>
          <w:szCs w:val="20"/>
        </w:rPr>
        <w:t xml:space="preserve">. Beyond clinical trials: Evolutionary and epidemiological considerations for development of a universal influenza vaccine. </w:t>
      </w:r>
      <w:r w:rsidRPr="008E2EEA">
        <w:rPr>
          <w:rFonts w:ascii="Corbel" w:hAnsi="Corbel"/>
          <w:bCs/>
          <w:i/>
          <w:iCs/>
          <w:sz w:val="20"/>
          <w:szCs w:val="20"/>
        </w:rPr>
        <w:t>PLoS Pathog.</w:t>
      </w:r>
      <w:r w:rsidRPr="00B806AA">
        <w:rPr>
          <w:rFonts w:ascii="Corbel" w:hAnsi="Corbel"/>
          <w:bCs/>
          <w:sz w:val="20"/>
          <w:szCs w:val="20"/>
        </w:rPr>
        <w:t xml:space="preserve"> 2020;16(9):e1008583.</w:t>
      </w:r>
    </w:p>
    <w:p w14:paraId="7A2CD9C4" w14:textId="4D70BDA8" w:rsidR="00232036" w:rsidRPr="00B806AA" w:rsidRDefault="00232036" w:rsidP="00C07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0" w:after="100"/>
        <w:ind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/>
          <w:sz w:val="20"/>
          <w:szCs w:val="20"/>
        </w:rPr>
        <w:t>Perofsky AC</w:t>
      </w:r>
      <w:r w:rsidRPr="00B806AA">
        <w:rPr>
          <w:rFonts w:ascii="Corbel" w:hAnsi="Corbel"/>
          <w:bCs/>
          <w:sz w:val="20"/>
          <w:szCs w:val="20"/>
        </w:rPr>
        <w:t xml:space="preserve">, Nelson MI. The challenges of vaccine strain selection. </w:t>
      </w:r>
      <w:r w:rsidRPr="008E2EEA">
        <w:rPr>
          <w:rFonts w:ascii="Corbel" w:hAnsi="Corbel"/>
          <w:bCs/>
          <w:i/>
          <w:iCs/>
          <w:sz w:val="20"/>
          <w:szCs w:val="20"/>
        </w:rPr>
        <w:t>Elife.</w:t>
      </w:r>
      <w:r w:rsidRPr="00B806AA">
        <w:rPr>
          <w:rFonts w:ascii="Corbel" w:hAnsi="Corbel"/>
          <w:bCs/>
          <w:sz w:val="20"/>
          <w:szCs w:val="20"/>
        </w:rPr>
        <w:t xml:space="preserve"> 2020;9</w:t>
      </w:r>
      <w:r w:rsidR="00375DF4">
        <w:rPr>
          <w:rFonts w:ascii="Corbel" w:hAnsi="Corbel"/>
          <w:bCs/>
          <w:sz w:val="20"/>
          <w:szCs w:val="20"/>
        </w:rPr>
        <w:t>:</w:t>
      </w:r>
      <w:r w:rsidR="00375DF4" w:rsidRPr="00375DF4">
        <w:rPr>
          <w:rFonts w:ascii="Corbel" w:hAnsi="Corbel"/>
          <w:bCs/>
          <w:sz w:val="20"/>
          <w:szCs w:val="20"/>
        </w:rPr>
        <w:t>e62955</w:t>
      </w:r>
      <w:r w:rsidRPr="00B806AA">
        <w:rPr>
          <w:rFonts w:ascii="Corbel" w:hAnsi="Corbel"/>
          <w:bCs/>
          <w:sz w:val="20"/>
          <w:szCs w:val="20"/>
        </w:rPr>
        <w:t>.</w:t>
      </w:r>
    </w:p>
    <w:p w14:paraId="25AB2187" w14:textId="7BE66F7C" w:rsidR="00232036" w:rsidRPr="00B806AA" w:rsidRDefault="00232036" w:rsidP="00C07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0" w:after="100"/>
        <w:ind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Cs/>
          <w:sz w:val="20"/>
          <w:szCs w:val="20"/>
        </w:rPr>
        <w:t xml:space="preserve">Nelson MI, </w:t>
      </w:r>
      <w:r w:rsidRPr="00B806AA">
        <w:rPr>
          <w:rFonts w:ascii="Corbel" w:hAnsi="Corbel"/>
          <w:b/>
          <w:sz w:val="20"/>
          <w:szCs w:val="20"/>
        </w:rPr>
        <w:t>Perofsky A</w:t>
      </w:r>
      <w:r w:rsidRPr="00B806AA">
        <w:rPr>
          <w:rFonts w:ascii="Corbel" w:hAnsi="Corbel"/>
          <w:bCs/>
          <w:sz w:val="20"/>
          <w:szCs w:val="20"/>
        </w:rPr>
        <w:t xml:space="preserve">, McBride DS, Rambo-Martin BL, Wilson MM, Barnes JR, et al. A Heterogeneous Swine Show Circuit Drives Zoonotic Transmission of Influenza A Viruses in the United States. </w:t>
      </w:r>
      <w:r w:rsidRPr="008E2EEA">
        <w:rPr>
          <w:rFonts w:ascii="Corbel" w:hAnsi="Corbel"/>
          <w:bCs/>
          <w:i/>
          <w:iCs/>
          <w:sz w:val="20"/>
          <w:szCs w:val="20"/>
        </w:rPr>
        <w:t>J Virol.</w:t>
      </w:r>
      <w:r w:rsidRPr="00B806AA">
        <w:rPr>
          <w:rFonts w:ascii="Corbel" w:hAnsi="Corbel"/>
          <w:bCs/>
          <w:sz w:val="20"/>
          <w:szCs w:val="20"/>
        </w:rPr>
        <w:t xml:space="preserve"> 2020;94(24).</w:t>
      </w:r>
    </w:p>
    <w:p w14:paraId="3131EC1F" w14:textId="682827F1" w:rsidR="00232036" w:rsidRPr="00B806AA" w:rsidRDefault="00232036" w:rsidP="00C07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0" w:after="100"/>
        <w:ind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/>
          <w:sz w:val="20"/>
          <w:szCs w:val="20"/>
        </w:rPr>
        <w:t>Perofsky AC</w:t>
      </w:r>
      <w:r w:rsidRPr="00B806AA">
        <w:rPr>
          <w:rFonts w:ascii="Corbel" w:hAnsi="Corbel"/>
          <w:bCs/>
          <w:sz w:val="20"/>
          <w:szCs w:val="20"/>
        </w:rPr>
        <w:t xml:space="preserve">, Lewis RJ, Meyers LA. Terrestriality and bacterial transfer: a comparative study of gut microbiomes in sympatric Malagasy mammals. </w:t>
      </w:r>
      <w:r w:rsidRPr="008E2EEA">
        <w:rPr>
          <w:rFonts w:ascii="Corbel" w:hAnsi="Corbel"/>
          <w:bCs/>
          <w:i/>
          <w:iCs/>
          <w:sz w:val="20"/>
          <w:szCs w:val="20"/>
        </w:rPr>
        <w:t>ISME J.</w:t>
      </w:r>
      <w:r w:rsidRPr="00B806AA">
        <w:rPr>
          <w:rFonts w:ascii="Corbel" w:hAnsi="Corbel"/>
          <w:bCs/>
          <w:sz w:val="20"/>
          <w:szCs w:val="20"/>
        </w:rPr>
        <w:t xml:space="preserve"> 2019;13(1):50-63.</w:t>
      </w:r>
    </w:p>
    <w:p w14:paraId="633C1DF4" w14:textId="64ADB275" w:rsidR="00232036" w:rsidRPr="00B806AA" w:rsidRDefault="00232036" w:rsidP="00C07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0" w:after="100"/>
        <w:ind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Cs/>
          <w:sz w:val="20"/>
          <w:szCs w:val="20"/>
        </w:rPr>
        <w:t xml:space="preserve">Rakotomalala EJ, Rakotondraparany F, </w:t>
      </w:r>
      <w:r w:rsidRPr="00B806AA">
        <w:rPr>
          <w:rFonts w:ascii="Corbel" w:hAnsi="Corbel"/>
          <w:b/>
          <w:sz w:val="20"/>
          <w:szCs w:val="20"/>
        </w:rPr>
        <w:t>Perofsky AC</w:t>
      </w:r>
      <w:r w:rsidRPr="00B806AA">
        <w:rPr>
          <w:rFonts w:ascii="Corbel" w:hAnsi="Corbel"/>
          <w:bCs/>
          <w:sz w:val="20"/>
          <w:szCs w:val="20"/>
        </w:rPr>
        <w:t xml:space="preserve">, Lewis RJ. Characterization of the Tree Holes Used by Lepilemur ruficaudatus in the Dry, Deciduous Forest of Kirindy Mitea National Park. </w:t>
      </w:r>
      <w:r w:rsidRPr="008E2EEA">
        <w:rPr>
          <w:rFonts w:ascii="Corbel" w:hAnsi="Corbel"/>
          <w:bCs/>
          <w:i/>
          <w:iCs/>
          <w:sz w:val="20"/>
          <w:szCs w:val="20"/>
        </w:rPr>
        <w:t>Folia Primatologica.</w:t>
      </w:r>
      <w:r w:rsidRPr="00B806AA">
        <w:rPr>
          <w:rFonts w:ascii="Corbel" w:hAnsi="Corbel"/>
          <w:bCs/>
          <w:sz w:val="20"/>
          <w:szCs w:val="20"/>
        </w:rPr>
        <w:t xml:space="preserve"> 2017;88(1):28-41.</w:t>
      </w:r>
    </w:p>
    <w:p w14:paraId="1455F86E" w14:textId="259E22BA" w:rsidR="00232036" w:rsidRPr="00B806AA" w:rsidRDefault="00232036" w:rsidP="00C07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0" w:after="100"/>
        <w:ind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/>
          <w:sz w:val="20"/>
          <w:szCs w:val="20"/>
        </w:rPr>
        <w:t>Perofsky AC</w:t>
      </w:r>
      <w:r w:rsidRPr="00B806AA">
        <w:rPr>
          <w:rFonts w:ascii="Corbel" w:hAnsi="Corbel"/>
          <w:bCs/>
          <w:sz w:val="20"/>
          <w:szCs w:val="20"/>
        </w:rPr>
        <w:t xml:space="preserve">, Lewis RJ, Abondano LA, Di Fiore A, Meyers LA. Hierarchical social networks shape gut microbial composition in wild Verreaux's sifaka. </w:t>
      </w:r>
      <w:r w:rsidR="008E2EEA" w:rsidRPr="008E2EEA">
        <w:rPr>
          <w:rFonts w:ascii="Corbel" w:hAnsi="Corbel"/>
          <w:bCs/>
          <w:i/>
          <w:iCs/>
          <w:sz w:val="20"/>
          <w:szCs w:val="20"/>
        </w:rPr>
        <w:t>Proc. R. Soc. B</w:t>
      </w:r>
      <w:r w:rsidR="008E2EEA">
        <w:rPr>
          <w:rFonts w:ascii="Corbel" w:hAnsi="Corbel"/>
          <w:bCs/>
          <w:i/>
          <w:iCs/>
          <w:sz w:val="20"/>
          <w:szCs w:val="20"/>
        </w:rPr>
        <w:t>.</w:t>
      </w:r>
      <w:r w:rsidR="008E2EEA" w:rsidRPr="00F32AE9">
        <w:rPr>
          <w:rFonts w:ascii="Corbel" w:hAnsi="Corbel"/>
          <w:bCs/>
          <w:sz w:val="20"/>
          <w:szCs w:val="20"/>
        </w:rPr>
        <w:t xml:space="preserve"> </w:t>
      </w:r>
      <w:r w:rsidRPr="00B806AA">
        <w:rPr>
          <w:rFonts w:ascii="Corbel" w:hAnsi="Corbel"/>
          <w:bCs/>
          <w:sz w:val="20"/>
          <w:szCs w:val="20"/>
        </w:rPr>
        <w:t>2017;284(1868).</w:t>
      </w:r>
    </w:p>
    <w:p w14:paraId="43434581" w14:textId="0F84A9C2" w:rsidR="00FE3946" w:rsidRPr="003821F6" w:rsidRDefault="00232036" w:rsidP="003821F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0" w:after="100"/>
        <w:ind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Cs/>
          <w:sz w:val="20"/>
          <w:szCs w:val="20"/>
        </w:rPr>
        <w:t xml:space="preserve">Berry BS, Magori K, </w:t>
      </w:r>
      <w:r w:rsidRPr="00B806AA">
        <w:rPr>
          <w:rFonts w:ascii="Corbel" w:hAnsi="Corbel"/>
          <w:b/>
          <w:sz w:val="20"/>
          <w:szCs w:val="20"/>
        </w:rPr>
        <w:t>Perofsky AC</w:t>
      </w:r>
      <w:r w:rsidRPr="00B806AA">
        <w:rPr>
          <w:rFonts w:ascii="Corbel" w:hAnsi="Corbel"/>
          <w:bCs/>
          <w:sz w:val="20"/>
          <w:szCs w:val="20"/>
        </w:rPr>
        <w:t xml:space="preserve">, Stallknecht DE, Park AW. Wetland cover dynamics drive hemorrhagic disease patterns in white-tailed deer in the United States. </w:t>
      </w:r>
      <w:r w:rsidRPr="008E2EEA">
        <w:rPr>
          <w:rFonts w:ascii="Corbel" w:hAnsi="Corbel"/>
          <w:bCs/>
          <w:i/>
          <w:iCs/>
          <w:sz w:val="20"/>
          <w:szCs w:val="20"/>
        </w:rPr>
        <w:t>J Wildl Dis.</w:t>
      </w:r>
      <w:r w:rsidRPr="00B806AA">
        <w:rPr>
          <w:rFonts w:ascii="Corbel" w:hAnsi="Corbel"/>
          <w:bCs/>
          <w:sz w:val="20"/>
          <w:szCs w:val="20"/>
        </w:rPr>
        <w:t xml:space="preserve"> 2013;49(3):501-9.</w:t>
      </w:r>
    </w:p>
    <w:p w14:paraId="45D456EC" w14:textId="61938DEC" w:rsidR="0086013F" w:rsidRPr="00B806AA" w:rsidRDefault="0086013F" w:rsidP="0086013F">
      <w:pPr>
        <w:autoSpaceDE w:val="0"/>
        <w:autoSpaceDN w:val="0"/>
        <w:adjustRightInd w:val="0"/>
        <w:spacing w:before="200" w:after="100"/>
        <w:ind w:right="-720"/>
        <w:jc w:val="both"/>
        <w:rPr>
          <w:rFonts w:ascii="Corbel" w:hAnsi="Corbel"/>
          <w:b/>
          <w:sz w:val="22"/>
          <w:szCs w:val="22"/>
        </w:rPr>
      </w:pPr>
      <w:r>
        <w:rPr>
          <w:rFonts w:ascii="Corbel" w:hAnsi="Corbel"/>
          <w:b/>
          <w:sz w:val="22"/>
          <w:szCs w:val="22"/>
        </w:rPr>
        <w:t>Preprints</w:t>
      </w:r>
      <w:r w:rsidR="00A53ECB">
        <w:rPr>
          <w:rFonts w:ascii="Corbel" w:hAnsi="Corbel"/>
          <w:b/>
          <w:sz w:val="22"/>
          <w:szCs w:val="22"/>
        </w:rPr>
        <w:t xml:space="preserve"> and manuscripts under review</w:t>
      </w:r>
    </w:p>
    <w:p w14:paraId="7E1781EF" w14:textId="3F7DB3AD" w:rsidR="0086013F" w:rsidRDefault="0086013F" w:rsidP="0086013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before="100" w:after="100"/>
        <w:ind w:left="360"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3E52A1">
        <w:rPr>
          <w:rFonts w:ascii="Corbel" w:hAnsi="Corbel"/>
          <w:bCs/>
          <w:sz w:val="20"/>
          <w:szCs w:val="20"/>
        </w:rPr>
        <w:t>Roychoudhury</w:t>
      </w:r>
      <w:r>
        <w:rPr>
          <w:rFonts w:ascii="Corbel" w:hAnsi="Corbel"/>
          <w:bCs/>
          <w:sz w:val="20"/>
          <w:szCs w:val="20"/>
          <w:vertAlign w:val="superscript"/>
        </w:rPr>
        <w:t xml:space="preserve">, </w:t>
      </w:r>
      <w:r>
        <w:rPr>
          <w:rFonts w:ascii="Corbel" w:hAnsi="Corbel"/>
          <w:bCs/>
          <w:sz w:val="20"/>
          <w:szCs w:val="20"/>
        </w:rPr>
        <w:t>P</w:t>
      </w:r>
      <w:r w:rsidRPr="003E52A1">
        <w:rPr>
          <w:rFonts w:ascii="Corbel" w:hAnsi="Corbel"/>
          <w:bCs/>
          <w:sz w:val="20"/>
          <w:szCs w:val="20"/>
        </w:rPr>
        <w:t>, Bennett</w:t>
      </w:r>
      <w:r>
        <w:rPr>
          <w:rFonts w:ascii="Corbel" w:hAnsi="Corbel"/>
          <w:bCs/>
          <w:sz w:val="20"/>
          <w:szCs w:val="20"/>
          <w:vertAlign w:val="superscript"/>
        </w:rPr>
        <w:t xml:space="preserve">, </w:t>
      </w:r>
      <w:r>
        <w:rPr>
          <w:rFonts w:ascii="Corbel" w:hAnsi="Corbel"/>
          <w:bCs/>
          <w:sz w:val="20"/>
          <w:szCs w:val="20"/>
        </w:rPr>
        <w:t>JC</w:t>
      </w:r>
      <w:r w:rsidRPr="003E52A1">
        <w:rPr>
          <w:rFonts w:ascii="Corbel" w:hAnsi="Corbel"/>
          <w:bCs/>
          <w:sz w:val="20"/>
          <w:szCs w:val="20"/>
        </w:rPr>
        <w:t>, Elias-Warre</w:t>
      </w:r>
      <w:r>
        <w:rPr>
          <w:rFonts w:ascii="Corbel" w:hAnsi="Corbel"/>
          <w:bCs/>
          <w:sz w:val="20"/>
          <w:szCs w:val="20"/>
        </w:rPr>
        <w:t>n</w:t>
      </w:r>
      <w:r w:rsidR="006C3DB9">
        <w:rPr>
          <w:rFonts w:ascii="Corbel" w:hAnsi="Corbel"/>
          <w:bCs/>
          <w:sz w:val="20"/>
          <w:szCs w:val="20"/>
        </w:rPr>
        <w:t xml:space="preserve"> </w:t>
      </w:r>
      <w:r>
        <w:rPr>
          <w:rFonts w:ascii="Corbel" w:hAnsi="Corbel"/>
          <w:bCs/>
          <w:sz w:val="20"/>
          <w:szCs w:val="20"/>
          <w:vertAlign w:val="superscript"/>
        </w:rPr>
        <w:t xml:space="preserve"> </w:t>
      </w:r>
      <w:r>
        <w:rPr>
          <w:rFonts w:ascii="Corbel" w:hAnsi="Corbel"/>
          <w:bCs/>
          <w:sz w:val="20"/>
          <w:szCs w:val="20"/>
        </w:rPr>
        <w:t>A</w:t>
      </w:r>
      <w:r w:rsidRPr="003E52A1">
        <w:rPr>
          <w:rFonts w:ascii="Corbel" w:hAnsi="Corbel"/>
          <w:bCs/>
          <w:sz w:val="20"/>
          <w:szCs w:val="20"/>
        </w:rPr>
        <w:t xml:space="preserve">, </w:t>
      </w:r>
      <w:r>
        <w:rPr>
          <w:rFonts w:ascii="Corbel" w:hAnsi="Corbel"/>
          <w:bCs/>
          <w:sz w:val="20"/>
          <w:szCs w:val="20"/>
        </w:rPr>
        <w:t xml:space="preserve">… </w:t>
      </w:r>
      <w:r w:rsidRPr="00B806AA">
        <w:rPr>
          <w:rFonts w:ascii="Corbel" w:hAnsi="Corbel"/>
          <w:b/>
          <w:sz w:val="20"/>
          <w:szCs w:val="20"/>
        </w:rPr>
        <w:t>Perofsky AC</w:t>
      </w:r>
      <w:r w:rsidRPr="00B806AA">
        <w:rPr>
          <w:rFonts w:ascii="Corbel" w:hAnsi="Corbel"/>
          <w:bCs/>
          <w:sz w:val="20"/>
          <w:szCs w:val="20"/>
        </w:rPr>
        <w:t>, …</w:t>
      </w:r>
      <w:r>
        <w:rPr>
          <w:rFonts w:ascii="Corbel" w:hAnsi="Corbel"/>
          <w:bCs/>
          <w:sz w:val="20"/>
          <w:szCs w:val="20"/>
        </w:rPr>
        <w:t xml:space="preserve"> Chu HY. </w:t>
      </w:r>
      <w:r w:rsidRPr="00BF779E">
        <w:rPr>
          <w:rFonts w:ascii="Corbel" w:hAnsi="Corbel"/>
          <w:bCs/>
          <w:sz w:val="20"/>
          <w:szCs w:val="20"/>
        </w:rPr>
        <w:t>RSV Molecular Epidemiology Pre- and Post-COVID-19 Pandemic Periods in Seattle, Washington, USA</w:t>
      </w:r>
      <w:r>
        <w:rPr>
          <w:rFonts w:ascii="Corbel" w:hAnsi="Corbel"/>
          <w:bCs/>
          <w:sz w:val="20"/>
          <w:szCs w:val="20"/>
        </w:rPr>
        <w:t xml:space="preserve">. In press, </w:t>
      </w:r>
      <w:r w:rsidRPr="000F23CA">
        <w:rPr>
          <w:rFonts w:ascii="Corbel" w:hAnsi="Corbel"/>
          <w:bCs/>
          <w:i/>
          <w:iCs/>
          <w:sz w:val="20"/>
          <w:szCs w:val="20"/>
        </w:rPr>
        <w:t>Influenza Other Respir Viruses</w:t>
      </w:r>
      <w:r>
        <w:rPr>
          <w:rFonts w:ascii="Corbel" w:hAnsi="Corbel"/>
          <w:bCs/>
          <w:sz w:val="20"/>
          <w:szCs w:val="20"/>
        </w:rPr>
        <w:t xml:space="preserve"> </w:t>
      </w:r>
    </w:p>
    <w:p w14:paraId="66E0A4BC" w14:textId="77777777" w:rsidR="0086013F" w:rsidRPr="005C317E" w:rsidRDefault="0086013F" w:rsidP="00631EF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before="100" w:after="100"/>
        <w:ind w:left="360"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B524DC">
        <w:rPr>
          <w:rFonts w:ascii="Corbel" w:hAnsi="Corbel"/>
          <w:sz w:val="20"/>
          <w:szCs w:val="20"/>
        </w:rPr>
        <w:t>Fiandrino</w:t>
      </w:r>
      <w:r>
        <w:rPr>
          <w:rFonts w:ascii="Corbel" w:hAnsi="Corbel"/>
          <w:sz w:val="20"/>
          <w:szCs w:val="20"/>
        </w:rPr>
        <w:t xml:space="preserve"> S, Paolotti, D, Bay C, </w:t>
      </w:r>
      <w:r>
        <w:rPr>
          <w:rFonts w:ascii="Corbel" w:hAnsi="Corbel"/>
          <w:bCs/>
          <w:sz w:val="20"/>
          <w:szCs w:val="20"/>
        </w:rPr>
        <w:t xml:space="preserve">… </w:t>
      </w:r>
      <w:r w:rsidRPr="00B806AA">
        <w:rPr>
          <w:rFonts w:ascii="Corbel" w:hAnsi="Corbel"/>
          <w:b/>
          <w:sz w:val="20"/>
          <w:szCs w:val="20"/>
        </w:rPr>
        <w:t>Perofsky AC</w:t>
      </w:r>
      <w:r w:rsidRPr="00B806AA">
        <w:rPr>
          <w:rFonts w:ascii="Corbel" w:hAnsi="Corbel"/>
          <w:bCs/>
          <w:sz w:val="20"/>
          <w:szCs w:val="20"/>
        </w:rPr>
        <w:t>, …</w:t>
      </w:r>
      <w:r>
        <w:rPr>
          <w:rFonts w:ascii="Corbel" w:hAnsi="Corbel"/>
          <w:bCs/>
          <w:sz w:val="20"/>
          <w:szCs w:val="20"/>
        </w:rPr>
        <w:t xml:space="preserve"> </w:t>
      </w:r>
      <w:r w:rsidRPr="007E71B4">
        <w:rPr>
          <w:rFonts w:ascii="Corbel" w:hAnsi="Corbel"/>
          <w:bCs/>
          <w:sz w:val="20"/>
          <w:szCs w:val="20"/>
        </w:rPr>
        <w:t>Vespignani A.</w:t>
      </w:r>
      <w:r>
        <w:rPr>
          <w:rFonts w:ascii="Corbel" w:hAnsi="Corbel"/>
          <w:bCs/>
          <w:sz w:val="20"/>
          <w:szCs w:val="20"/>
        </w:rPr>
        <w:t xml:space="preserve"> </w:t>
      </w:r>
      <w:r w:rsidRPr="007E71B4">
        <w:rPr>
          <w:rFonts w:ascii="Corbel" w:hAnsi="Corbel"/>
          <w:sz w:val="20"/>
          <w:szCs w:val="20"/>
        </w:rPr>
        <w:t>Adaptive multi-model ensembles for improved epidemic projections and decision support.</w:t>
      </w:r>
      <w:r>
        <w:rPr>
          <w:rFonts w:ascii="Corbel" w:hAnsi="Corbel"/>
          <w:sz w:val="20"/>
          <w:szCs w:val="20"/>
        </w:rPr>
        <w:t xml:space="preserve"> </w:t>
      </w:r>
      <w:r>
        <w:rPr>
          <w:rFonts w:ascii="Corbel" w:hAnsi="Corbel"/>
          <w:i/>
          <w:iCs/>
          <w:sz w:val="20"/>
          <w:szCs w:val="20"/>
        </w:rPr>
        <w:t>medRxiv</w:t>
      </w:r>
      <w:r>
        <w:rPr>
          <w:rFonts w:ascii="Corbel" w:hAnsi="Corbel"/>
          <w:sz w:val="20"/>
          <w:szCs w:val="20"/>
        </w:rPr>
        <w:t>. 2026;</w:t>
      </w:r>
      <w:r w:rsidRPr="00011DFF">
        <w:rPr>
          <w:rFonts w:ascii="Arial" w:hAnsi="Arial" w:cs="Arial"/>
          <w:color w:val="777777"/>
          <w:sz w:val="20"/>
          <w:szCs w:val="20"/>
          <w:shd w:val="clear" w:color="auto" w:fill="FFFFFF"/>
        </w:rPr>
        <w:t xml:space="preserve"> </w:t>
      </w:r>
      <w:r w:rsidRPr="00011DFF">
        <w:rPr>
          <w:rFonts w:ascii="Corbel" w:hAnsi="Corbel"/>
          <w:sz w:val="20"/>
          <w:szCs w:val="20"/>
        </w:rPr>
        <w:t>2026.06.26.26356648</w:t>
      </w:r>
      <w:r>
        <w:rPr>
          <w:rFonts w:ascii="Corbel" w:hAnsi="Corbel"/>
          <w:sz w:val="20"/>
          <w:szCs w:val="20"/>
        </w:rPr>
        <w:t xml:space="preserve">. In press, </w:t>
      </w:r>
      <w:r>
        <w:rPr>
          <w:rFonts w:ascii="Corbel" w:hAnsi="Corbel"/>
          <w:i/>
          <w:iCs/>
          <w:sz w:val="20"/>
          <w:szCs w:val="20"/>
        </w:rPr>
        <w:t>Nature Communications</w:t>
      </w:r>
    </w:p>
    <w:p w14:paraId="76544E29" w14:textId="453F8ABB" w:rsidR="00131EEF" w:rsidRPr="00631EFA" w:rsidRDefault="00E94C00" w:rsidP="00631EF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before="100" w:after="100"/>
        <w:ind w:left="360" w:right="-720"/>
        <w:contextualSpacing w:val="0"/>
        <w:jc w:val="both"/>
        <w:rPr>
          <w:rFonts w:ascii="Corbel" w:hAnsi="Corbel"/>
          <w:b/>
          <w:bCs/>
          <w:sz w:val="20"/>
          <w:szCs w:val="20"/>
        </w:rPr>
      </w:pPr>
      <w:r>
        <w:rPr>
          <w:rFonts w:ascii="Corbel" w:hAnsi="Corbel"/>
          <w:sz w:val="20"/>
          <w:szCs w:val="20"/>
        </w:rPr>
        <w:t>Davis J</w:t>
      </w:r>
      <w:r w:rsidR="00631EFA">
        <w:rPr>
          <w:rFonts w:ascii="Corbel" w:hAnsi="Corbel"/>
          <w:sz w:val="20"/>
          <w:szCs w:val="20"/>
        </w:rPr>
        <w:t>T</w:t>
      </w:r>
      <w:r>
        <w:rPr>
          <w:rFonts w:ascii="Corbel" w:hAnsi="Corbel"/>
          <w:sz w:val="20"/>
          <w:szCs w:val="20"/>
        </w:rPr>
        <w:t xml:space="preserve">, </w:t>
      </w:r>
      <w:r w:rsidR="00131EEF" w:rsidRPr="00131EEF">
        <w:rPr>
          <w:rFonts w:ascii="Corbel" w:hAnsi="Corbel"/>
          <w:sz w:val="20"/>
          <w:szCs w:val="20"/>
        </w:rPr>
        <w:t>Kaur G, Hines A,</w:t>
      </w:r>
      <w:r w:rsidR="00131EEF" w:rsidRPr="00131EEF">
        <w:rPr>
          <w:rFonts w:ascii="Corbel" w:hAnsi="Corbel"/>
          <w:bCs/>
          <w:sz w:val="20"/>
          <w:szCs w:val="20"/>
        </w:rPr>
        <w:t xml:space="preserve"> </w:t>
      </w:r>
      <w:r w:rsidR="00131EEF">
        <w:rPr>
          <w:rFonts w:ascii="Corbel" w:hAnsi="Corbel"/>
          <w:bCs/>
          <w:sz w:val="20"/>
          <w:szCs w:val="20"/>
        </w:rPr>
        <w:t xml:space="preserve">… </w:t>
      </w:r>
      <w:r w:rsidR="00131EEF" w:rsidRPr="00B806AA">
        <w:rPr>
          <w:rFonts w:ascii="Corbel" w:hAnsi="Corbel"/>
          <w:b/>
          <w:sz w:val="20"/>
          <w:szCs w:val="20"/>
        </w:rPr>
        <w:t>Perofsky AC</w:t>
      </w:r>
      <w:r w:rsidR="00131EEF" w:rsidRPr="00B806AA">
        <w:rPr>
          <w:rFonts w:ascii="Corbel" w:hAnsi="Corbel"/>
          <w:bCs/>
          <w:sz w:val="20"/>
          <w:szCs w:val="20"/>
        </w:rPr>
        <w:t>, …</w:t>
      </w:r>
      <w:r w:rsidR="00131EEF">
        <w:rPr>
          <w:rFonts w:ascii="Corbel" w:hAnsi="Corbel"/>
          <w:bCs/>
          <w:sz w:val="20"/>
          <w:szCs w:val="20"/>
        </w:rPr>
        <w:t xml:space="preserve"> </w:t>
      </w:r>
      <w:r w:rsidR="00131EEF" w:rsidRPr="007E71B4">
        <w:rPr>
          <w:rFonts w:ascii="Corbel" w:hAnsi="Corbel"/>
          <w:bCs/>
          <w:sz w:val="20"/>
          <w:szCs w:val="20"/>
        </w:rPr>
        <w:t>Vespignani A.</w:t>
      </w:r>
      <w:r w:rsidR="00131EEF">
        <w:rPr>
          <w:rFonts w:ascii="Corbel" w:hAnsi="Corbel"/>
          <w:bCs/>
          <w:sz w:val="20"/>
          <w:szCs w:val="20"/>
        </w:rPr>
        <w:t xml:space="preserve"> </w:t>
      </w:r>
      <w:r w:rsidR="00131EEF" w:rsidRPr="00631EFA">
        <w:rPr>
          <w:rFonts w:ascii="Corbel" w:hAnsi="Corbel"/>
          <w:sz w:val="20"/>
          <w:szCs w:val="20"/>
        </w:rPr>
        <w:t>Multi-season evaluation and analysis of categorical trend forecasts of influenza hospital admissions in the United States</w:t>
      </w:r>
      <w:r w:rsidR="00131EEF" w:rsidRPr="00631EFA">
        <w:rPr>
          <w:rFonts w:ascii="Corbel" w:hAnsi="Corbel"/>
          <w:sz w:val="20"/>
          <w:szCs w:val="20"/>
        </w:rPr>
        <w:t xml:space="preserve">. </w:t>
      </w:r>
      <w:r w:rsidR="00131EEF" w:rsidRPr="00631EFA">
        <w:rPr>
          <w:rFonts w:ascii="Corbel" w:hAnsi="Corbel"/>
          <w:i/>
          <w:iCs/>
          <w:sz w:val="20"/>
          <w:szCs w:val="20"/>
        </w:rPr>
        <w:t xml:space="preserve">medRxiv. </w:t>
      </w:r>
      <w:r w:rsidR="00131EEF" w:rsidRPr="00631EFA">
        <w:rPr>
          <w:rFonts w:ascii="Corbel" w:hAnsi="Corbel"/>
          <w:sz w:val="20"/>
          <w:szCs w:val="20"/>
        </w:rPr>
        <w:t xml:space="preserve">2026; </w:t>
      </w:r>
      <w:r w:rsidR="00631EFA" w:rsidRPr="00631EFA">
        <w:rPr>
          <w:rFonts w:ascii="Corbel" w:hAnsi="Corbel"/>
          <w:sz w:val="20"/>
          <w:szCs w:val="20"/>
        </w:rPr>
        <w:t>2026.08.31.26361843</w:t>
      </w:r>
      <w:r w:rsidR="00631EFA" w:rsidRPr="00631EFA">
        <w:rPr>
          <w:rFonts w:ascii="Corbel" w:hAnsi="Corbel"/>
          <w:sz w:val="20"/>
          <w:szCs w:val="20"/>
        </w:rPr>
        <w:t>. Under review.</w:t>
      </w:r>
    </w:p>
    <w:p w14:paraId="531CA453" w14:textId="77777777" w:rsidR="0086013F" w:rsidRDefault="0086013F" w:rsidP="0086013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before="100" w:after="100"/>
        <w:ind w:left="360"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D9188C">
        <w:rPr>
          <w:rFonts w:ascii="Corbel" w:hAnsi="Corbel"/>
          <w:bCs/>
          <w:sz w:val="20"/>
          <w:szCs w:val="20"/>
        </w:rPr>
        <w:t>Li </w:t>
      </w:r>
      <w:r>
        <w:rPr>
          <w:rFonts w:ascii="Corbel" w:hAnsi="Corbel"/>
          <w:bCs/>
          <w:sz w:val="20"/>
          <w:szCs w:val="20"/>
        </w:rPr>
        <w:t xml:space="preserve">X, </w:t>
      </w:r>
      <w:r w:rsidRPr="00D9188C">
        <w:rPr>
          <w:rFonts w:ascii="Corbel" w:hAnsi="Corbel"/>
          <w:bCs/>
          <w:sz w:val="20"/>
          <w:szCs w:val="20"/>
        </w:rPr>
        <w:t>Tamim</w:t>
      </w:r>
      <w:r>
        <w:rPr>
          <w:rFonts w:ascii="Corbel" w:hAnsi="Corbel"/>
          <w:bCs/>
          <w:sz w:val="20"/>
          <w:szCs w:val="20"/>
        </w:rPr>
        <w:t xml:space="preserve"> S</w:t>
      </w:r>
      <w:r w:rsidRPr="00D9188C">
        <w:rPr>
          <w:rFonts w:ascii="Corbel" w:hAnsi="Corbel"/>
          <w:bCs/>
          <w:sz w:val="20"/>
          <w:szCs w:val="20"/>
        </w:rPr>
        <w:t>, Dudas</w:t>
      </w:r>
      <w:r>
        <w:rPr>
          <w:rFonts w:ascii="Corbel" w:hAnsi="Corbel"/>
          <w:bCs/>
          <w:sz w:val="20"/>
          <w:szCs w:val="20"/>
        </w:rPr>
        <w:t xml:space="preserve"> G</w:t>
      </w:r>
      <w:r w:rsidRPr="00D9188C">
        <w:rPr>
          <w:rFonts w:ascii="Corbel" w:hAnsi="Corbel"/>
          <w:bCs/>
          <w:sz w:val="20"/>
          <w:szCs w:val="20"/>
        </w:rPr>
        <w:t>, </w:t>
      </w:r>
      <w:r w:rsidRPr="00D9188C">
        <w:rPr>
          <w:rFonts w:ascii="Corbel" w:hAnsi="Corbel"/>
          <w:b/>
          <w:sz w:val="20"/>
          <w:szCs w:val="20"/>
        </w:rPr>
        <w:t>Perofsky A</w:t>
      </w:r>
      <w:r>
        <w:rPr>
          <w:rFonts w:ascii="Corbel" w:hAnsi="Corbel"/>
          <w:b/>
          <w:sz w:val="20"/>
          <w:szCs w:val="20"/>
        </w:rPr>
        <w:t>*</w:t>
      </w:r>
      <w:r w:rsidRPr="00D9188C">
        <w:rPr>
          <w:rFonts w:ascii="Corbel" w:hAnsi="Corbel"/>
          <w:bCs/>
          <w:sz w:val="20"/>
          <w:szCs w:val="20"/>
        </w:rPr>
        <w:t>, Trovão</w:t>
      </w:r>
      <w:r>
        <w:rPr>
          <w:rFonts w:ascii="Corbel" w:hAnsi="Corbel"/>
          <w:bCs/>
          <w:sz w:val="20"/>
          <w:szCs w:val="20"/>
        </w:rPr>
        <w:t xml:space="preserve"> NS*. </w:t>
      </w:r>
      <w:r w:rsidRPr="001A4BF5">
        <w:rPr>
          <w:rFonts w:ascii="Corbel" w:hAnsi="Corbel"/>
          <w:bCs/>
          <w:sz w:val="20"/>
          <w:szCs w:val="20"/>
        </w:rPr>
        <w:t>Phylodynamic Analysis of the Global Dispersal and Spatiotemporal Dynamics of HIV-1 Subtype C</w:t>
      </w:r>
      <w:r>
        <w:rPr>
          <w:rFonts w:ascii="Corbel" w:hAnsi="Corbel"/>
          <w:bCs/>
          <w:sz w:val="20"/>
          <w:szCs w:val="20"/>
        </w:rPr>
        <w:t xml:space="preserve">. </w:t>
      </w:r>
      <w:r w:rsidRPr="00C06218">
        <w:rPr>
          <w:rFonts w:ascii="Corbel" w:hAnsi="Corbel"/>
          <w:bCs/>
          <w:i/>
          <w:iCs/>
          <w:sz w:val="20"/>
          <w:szCs w:val="20"/>
        </w:rPr>
        <w:t>bioRxiv</w:t>
      </w:r>
      <w:r>
        <w:rPr>
          <w:rFonts w:ascii="Corbel" w:hAnsi="Corbel"/>
          <w:bCs/>
          <w:sz w:val="20"/>
          <w:szCs w:val="20"/>
        </w:rPr>
        <w:t>. 2026;</w:t>
      </w:r>
      <w:r w:rsidRPr="00B936D6">
        <w:rPr>
          <w:rFonts w:ascii="Helvetica Neue" w:hAnsi="Helvetica Neue"/>
          <w:color w:val="333333"/>
          <w:sz w:val="22"/>
          <w:szCs w:val="22"/>
          <w:shd w:val="clear" w:color="auto" w:fill="F5F5F5"/>
        </w:rPr>
        <w:t xml:space="preserve"> </w:t>
      </w:r>
      <w:r w:rsidRPr="00B936D6">
        <w:rPr>
          <w:rFonts w:ascii="Corbel" w:hAnsi="Corbel"/>
          <w:bCs/>
          <w:sz w:val="20"/>
          <w:szCs w:val="20"/>
        </w:rPr>
        <w:t>2026.06.03.729861</w:t>
      </w:r>
      <w:r>
        <w:rPr>
          <w:rFonts w:ascii="Corbel" w:hAnsi="Corbel"/>
          <w:bCs/>
          <w:sz w:val="20"/>
          <w:szCs w:val="20"/>
        </w:rPr>
        <w:t xml:space="preserve">. Under review. </w:t>
      </w:r>
      <w:r w:rsidRPr="00D9188C">
        <w:rPr>
          <w:rFonts w:ascii="Corbel" w:hAnsi="Corbel"/>
          <w:b/>
          <w:bCs/>
          <w:sz w:val="20"/>
          <w:szCs w:val="20"/>
        </w:rPr>
        <w:t>*Co-</w:t>
      </w:r>
      <w:r>
        <w:rPr>
          <w:rFonts w:ascii="Corbel" w:hAnsi="Corbel"/>
          <w:b/>
          <w:bCs/>
          <w:sz w:val="20"/>
          <w:szCs w:val="20"/>
        </w:rPr>
        <w:t>senior</w:t>
      </w:r>
      <w:r w:rsidRPr="00D9188C">
        <w:rPr>
          <w:rFonts w:ascii="Corbel" w:hAnsi="Corbel"/>
          <w:b/>
          <w:bCs/>
          <w:sz w:val="20"/>
          <w:szCs w:val="20"/>
        </w:rPr>
        <w:t xml:space="preserve"> authors</w:t>
      </w:r>
      <w:r>
        <w:rPr>
          <w:rFonts w:ascii="Corbel" w:hAnsi="Corbel"/>
          <w:bCs/>
          <w:sz w:val="20"/>
          <w:szCs w:val="20"/>
        </w:rPr>
        <w:t xml:space="preserve"> </w:t>
      </w:r>
    </w:p>
    <w:p w14:paraId="093EB5E2" w14:textId="10FE6904" w:rsidR="0086013F" w:rsidRPr="0086013F" w:rsidRDefault="0086013F" w:rsidP="0086013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before="100" w:after="100"/>
        <w:ind w:left="360" w:right="-720"/>
        <w:contextualSpacing w:val="0"/>
        <w:jc w:val="both"/>
        <w:rPr>
          <w:rFonts w:ascii="Corbel" w:hAnsi="Corbel"/>
          <w:bCs/>
          <w:sz w:val="20"/>
          <w:szCs w:val="20"/>
        </w:rPr>
      </w:pPr>
      <w:r w:rsidRPr="00B7130D">
        <w:rPr>
          <w:rFonts w:ascii="Corbel" w:hAnsi="Corbel"/>
          <w:bCs/>
          <w:sz w:val="20"/>
          <w:szCs w:val="20"/>
        </w:rPr>
        <w:t xml:space="preserve">Srinivas Duddu A, Elgamal I, Camacho-Mateu J, </w:t>
      </w:r>
      <w:r w:rsidRPr="00B806AA">
        <w:rPr>
          <w:rFonts w:ascii="Corbel" w:hAnsi="Corbel"/>
          <w:bCs/>
          <w:sz w:val="20"/>
          <w:szCs w:val="20"/>
        </w:rPr>
        <w:t>…</w:t>
      </w:r>
      <w:r>
        <w:rPr>
          <w:rFonts w:ascii="Corbel" w:hAnsi="Corbel"/>
          <w:bCs/>
          <w:sz w:val="20"/>
          <w:szCs w:val="20"/>
        </w:rPr>
        <w:t xml:space="preserve"> </w:t>
      </w:r>
      <w:r w:rsidRPr="00B7130D">
        <w:rPr>
          <w:rFonts w:ascii="Corbel" w:hAnsi="Corbel"/>
          <w:bCs/>
          <w:sz w:val="20"/>
          <w:szCs w:val="20"/>
        </w:rPr>
        <w:t xml:space="preserve"> </w:t>
      </w:r>
      <w:r w:rsidRPr="00C83A18">
        <w:rPr>
          <w:rFonts w:ascii="Corbel" w:hAnsi="Corbel"/>
          <w:b/>
          <w:sz w:val="20"/>
          <w:szCs w:val="20"/>
        </w:rPr>
        <w:t>Perofsky AC</w:t>
      </w:r>
      <w:r w:rsidRPr="00B7130D">
        <w:rPr>
          <w:rFonts w:ascii="Corbel" w:hAnsi="Corbel"/>
          <w:bCs/>
          <w:sz w:val="20"/>
          <w:szCs w:val="20"/>
        </w:rPr>
        <w:t>. Modeling the effects of COVID-19 mobility disruptions on RSV transmission in Seattle, Washington. medRxiv. 2024;2024.09.13.24313667. In prep.</w:t>
      </w:r>
    </w:p>
    <w:p w14:paraId="0BF75645" w14:textId="70A87288" w:rsidR="003821F6" w:rsidRPr="00B806AA" w:rsidRDefault="003821F6" w:rsidP="003821F6">
      <w:pPr>
        <w:spacing w:before="200" w:after="100"/>
        <w:outlineLvl w:val="0"/>
        <w:rPr>
          <w:rFonts w:ascii="Corbel" w:hAnsi="Corbel"/>
          <w:sz w:val="22"/>
          <w:szCs w:val="22"/>
        </w:rPr>
      </w:pPr>
      <w:r w:rsidRPr="00B806AA">
        <w:rPr>
          <w:rFonts w:ascii="Corbel" w:hAnsi="Corbel"/>
          <w:b/>
          <w:sz w:val="22"/>
          <w:szCs w:val="22"/>
        </w:rPr>
        <w:t>Research support</w:t>
      </w:r>
    </w:p>
    <w:p w14:paraId="2AB54E77" w14:textId="77777777" w:rsidR="003821F6" w:rsidRPr="00DA4F3A" w:rsidRDefault="003821F6" w:rsidP="003821F6">
      <w:pPr>
        <w:spacing w:before="80"/>
        <w:ind w:left="1440" w:hanging="1440"/>
        <w:outlineLvl w:val="0"/>
        <w:rPr>
          <w:rFonts w:ascii="Corbel" w:hAnsi="Corbel"/>
          <w:sz w:val="20"/>
          <w:szCs w:val="20"/>
          <w:u w:val="single"/>
        </w:rPr>
      </w:pPr>
      <w:r w:rsidRPr="00DA4F3A">
        <w:rPr>
          <w:rFonts w:ascii="Corbel" w:hAnsi="Corbel"/>
          <w:sz w:val="20"/>
          <w:szCs w:val="20"/>
          <w:u w:val="single"/>
        </w:rPr>
        <w:t>Pending</w:t>
      </w:r>
    </w:p>
    <w:p w14:paraId="088FE3F4" w14:textId="77777777" w:rsidR="003821F6" w:rsidRDefault="003821F6" w:rsidP="003821F6">
      <w:pPr>
        <w:ind w:left="1440"/>
        <w:outlineLvl w:val="0"/>
        <w:rPr>
          <w:rFonts w:ascii="Corbel" w:hAnsi="Corbel"/>
          <w:sz w:val="20"/>
          <w:szCs w:val="20"/>
        </w:rPr>
      </w:pPr>
      <w:r>
        <w:rPr>
          <w:rFonts w:ascii="Corbel" w:hAnsi="Corbel"/>
          <w:sz w:val="20"/>
          <w:szCs w:val="20"/>
        </w:rPr>
        <w:t>NIH PF5, “</w:t>
      </w:r>
      <w:r w:rsidRPr="003F0763">
        <w:rPr>
          <w:rFonts w:ascii="Corbel" w:hAnsi="Corbel"/>
          <w:sz w:val="20"/>
          <w:szCs w:val="20"/>
        </w:rPr>
        <w:t>Phylodynamics, Respiratory Interference, and Mitochondrial Etiology of Human Metapneumovirus (PRIME-HMPV)</w:t>
      </w:r>
      <w:r>
        <w:rPr>
          <w:rFonts w:ascii="Corbel" w:hAnsi="Corbel"/>
          <w:sz w:val="20"/>
          <w:szCs w:val="20"/>
        </w:rPr>
        <w:t>”</w:t>
      </w:r>
    </w:p>
    <w:p w14:paraId="1328CE60" w14:textId="1296B11E" w:rsidR="003821F6" w:rsidRPr="000F0BAF" w:rsidRDefault="003821F6" w:rsidP="003821F6">
      <w:pPr>
        <w:ind w:left="1440"/>
        <w:outlineLvl w:val="0"/>
        <w:rPr>
          <w:rFonts w:ascii="Corbel" w:hAnsi="Corbel"/>
          <w:sz w:val="20"/>
          <w:szCs w:val="20"/>
        </w:rPr>
      </w:pPr>
      <w:r w:rsidRPr="000F0BAF">
        <w:rPr>
          <w:rFonts w:ascii="Corbel" w:hAnsi="Corbel"/>
          <w:sz w:val="20"/>
          <w:szCs w:val="20"/>
        </w:rPr>
        <w:t>Trovão</w:t>
      </w:r>
      <w:r>
        <w:rPr>
          <w:rFonts w:ascii="Corbel" w:hAnsi="Corbel"/>
          <w:sz w:val="20"/>
          <w:szCs w:val="20"/>
        </w:rPr>
        <w:t xml:space="preserve"> N (PI-Domestic), </w:t>
      </w:r>
      <w:r w:rsidRPr="002E3DAD">
        <w:rPr>
          <w:rFonts w:ascii="Corbel" w:hAnsi="Corbel"/>
          <w:sz w:val="20"/>
          <w:szCs w:val="20"/>
          <w:lang w:val="en"/>
        </w:rPr>
        <w:t>Ayora Talavera</w:t>
      </w:r>
      <w:r>
        <w:rPr>
          <w:rFonts w:ascii="Corbel" w:hAnsi="Corbel"/>
          <w:sz w:val="20"/>
          <w:szCs w:val="20"/>
          <w:lang w:val="en"/>
        </w:rPr>
        <w:t xml:space="preserve"> G (PI-International), </w:t>
      </w:r>
      <w:r w:rsidRPr="00246036">
        <w:rPr>
          <w:rFonts w:ascii="Corbel" w:hAnsi="Corbel"/>
          <w:sz w:val="20"/>
          <w:szCs w:val="20"/>
        </w:rPr>
        <w:t>Schwartz</w:t>
      </w:r>
      <w:r>
        <w:rPr>
          <w:rFonts w:ascii="Corbel" w:hAnsi="Corbel"/>
          <w:sz w:val="20"/>
          <w:szCs w:val="20"/>
        </w:rPr>
        <w:t xml:space="preserve"> RE (co-I), Guarnieri</w:t>
      </w:r>
      <w:r w:rsidR="00E94C00">
        <w:rPr>
          <w:rFonts w:ascii="Corbel" w:hAnsi="Corbel"/>
          <w:sz w:val="20"/>
          <w:szCs w:val="20"/>
        </w:rPr>
        <w:t xml:space="preserve"> </w:t>
      </w:r>
      <w:r>
        <w:rPr>
          <w:rFonts w:ascii="Corbel" w:hAnsi="Corbel"/>
          <w:sz w:val="20"/>
          <w:szCs w:val="20"/>
        </w:rPr>
        <w:t>J (co-I), Perofsky AC (co-I)</w:t>
      </w:r>
    </w:p>
    <w:p w14:paraId="1F81FE56" w14:textId="77777777" w:rsidR="003821F6" w:rsidRPr="00771D61" w:rsidRDefault="003821F6" w:rsidP="003821F6">
      <w:pPr>
        <w:outlineLvl w:val="0"/>
        <w:rPr>
          <w:rFonts w:ascii="Corbel" w:hAnsi="Corbel"/>
          <w:sz w:val="20"/>
          <w:szCs w:val="20"/>
          <w:u w:val="single"/>
        </w:rPr>
      </w:pPr>
      <w:r>
        <w:rPr>
          <w:rFonts w:ascii="Corbel" w:hAnsi="Corbel"/>
          <w:sz w:val="20"/>
          <w:szCs w:val="20"/>
          <w:u w:val="single"/>
        </w:rPr>
        <w:t>Active</w:t>
      </w:r>
    </w:p>
    <w:p w14:paraId="5906EB54" w14:textId="77777777" w:rsidR="003821F6" w:rsidRDefault="003821F6" w:rsidP="003821F6">
      <w:pPr>
        <w:ind w:left="1440" w:hanging="1440"/>
        <w:outlineLvl w:val="0"/>
        <w:rPr>
          <w:rFonts w:ascii="Corbel" w:hAnsi="Corbel"/>
          <w:sz w:val="20"/>
          <w:szCs w:val="20"/>
        </w:rPr>
      </w:pPr>
      <w:r>
        <w:rPr>
          <w:rFonts w:ascii="Corbel" w:hAnsi="Corbel"/>
          <w:sz w:val="20"/>
          <w:szCs w:val="20"/>
        </w:rPr>
        <w:t>2026 – 2031</w:t>
      </w:r>
      <w:r>
        <w:rPr>
          <w:rFonts w:ascii="Corbel" w:hAnsi="Corbel"/>
          <w:sz w:val="20"/>
          <w:szCs w:val="20"/>
        </w:rPr>
        <w:tab/>
        <w:t>U.S. CDC (</w:t>
      </w:r>
      <w:r w:rsidRPr="00B62E41">
        <w:rPr>
          <w:rFonts w:ascii="Corbel" w:hAnsi="Corbel"/>
          <w:sz w:val="20"/>
          <w:szCs w:val="20"/>
        </w:rPr>
        <w:t>NU38IP000909</w:t>
      </w:r>
      <w:r>
        <w:rPr>
          <w:rFonts w:ascii="Corbel" w:hAnsi="Corbel"/>
          <w:sz w:val="20"/>
          <w:szCs w:val="20"/>
        </w:rPr>
        <w:t>), “</w:t>
      </w:r>
      <w:r w:rsidRPr="00364F2B">
        <w:rPr>
          <w:rFonts w:ascii="Corbel" w:hAnsi="Corbel"/>
          <w:sz w:val="20"/>
          <w:szCs w:val="20"/>
        </w:rPr>
        <w:t>F</w:t>
      </w:r>
      <w:r>
        <w:rPr>
          <w:rFonts w:ascii="Corbel" w:hAnsi="Corbel"/>
          <w:sz w:val="20"/>
          <w:szCs w:val="20"/>
        </w:rPr>
        <w:t>lustorm</w:t>
      </w:r>
      <w:r w:rsidRPr="00364F2B">
        <w:rPr>
          <w:rFonts w:ascii="Corbel" w:hAnsi="Corbel"/>
          <w:sz w:val="20"/>
          <w:szCs w:val="20"/>
        </w:rPr>
        <w:t>: Center for Modeling and Predictive Analytics for Influenza Activity and Control</w:t>
      </w:r>
      <w:r>
        <w:rPr>
          <w:rFonts w:ascii="Corbel" w:hAnsi="Corbel"/>
          <w:sz w:val="20"/>
          <w:szCs w:val="20"/>
        </w:rPr>
        <w:t xml:space="preserve">” </w:t>
      </w:r>
    </w:p>
    <w:p w14:paraId="797ED74B" w14:textId="0749E300" w:rsidR="003821F6" w:rsidRPr="00B516DC" w:rsidRDefault="003821F6" w:rsidP="003821F6">
      <w:pPr>
        <w:ind w:left="1440"/>
        <w:outlineLvl w:val="0"/>
        <w:rPr>
          <w:rFonts w:ascii="Corbel" w:hAnsi="Corbel"/>
          <w:sz w:val="19"/>
          <w:szCs w:val="19"/>
        </w:rPr>
      </w:pPr>
      <w:r w:rsidRPr="00751375">
        <w:rPr>
          <w:rFonts w:ascii="Corbel" w:hAnsi="Corbel"/>
          <w:sz w:val="19"/>
          <w:szCs w:val="19"/>
        </w:rPr>
        <w:t xml:space="preserve">Vespignani A (PI), </w:t>
      </w:r>
      <w:r>
        <w:rPr>
          <w:rFonts w:ascii="Corbel" w:hAnsi="Corbel"/>
          <w:sz w:val="19"/>
          <w:szCs w:val="19"/>
        </w:rPr>
        <w:t xml:space="preserve">Johannson M (co-PI), Davis J (co-PI), </w:t>
      </w:r>
      <w:r w:rsidRPr="00751375">
        <w:rPr>
          <w:rFonts w:ascii="Corbel" w:hAnsi="Corbel"/>
          <w:sz w:val="19"/>
          <w:szCs w:val="19"/>
        </w:rPr>
        <w:t>Chinazzi</w:t>
      </w:r>
      <w:r w:rsidR="00E94C00">
        <w:rPr>
          <w:rFonts w:ascii="Corbel" w:hAnsi="Corbel"/>
          <w:sz w:val="19"/>
          <w:szCs w:val="19"/>
        </w:rPr>
        <w:t xml:space="preserve"> </w:t>
      </w:r>
      <w:r w:rsidRPr="00751375">
        <w:rPr>
          <w:rFonts w:ascii="Corbel" w:hAnsi="Corbel"/>
          <w:sz w:val="19"/>
          <w:szCs w:val="19"/>
        </w:rPr>
        <w:t xml:space="preserve">M (Co-I), Santillana M (Co-I), </w:t>
      </w:r>
      <w:r>
        <w:rPr>
          <w:rFonts w:ascii="Corbel" w:hAnsi="Corbel"/>
          <w:sz w:val="19"/>
          <w:szCs w:val="19"/>
        </w:rPr>
        <w:t>Perofsky A</w:t>
      </w:r>
      <w:r w:rsidR="00E94C00">
        <w:rPr>
          <w:rFonts w:ascii="Corbel" w:hAnsi="Corbel"/>
          <w:sz w:val="19"/>
          <w:szCs w:val="19"/>
        </w:rPr>
        <w:t>C</w:t>
      </w:r>
      <w:r>
        <w:rPr>
          <w:rFonts w:ascii="Corbel" w:hAnsi="Corbel"/>
          <w:sz w:val="19"/>
          <w:szCs w:val="19"/>
        </w:rPr>
        <w:t xml:space="preserve"> (co-I) </w:t>
      </w:r>
    </w:p>
    <w:p w14:paraId="12165A06" w14:textId="77777777" w:rsidR="003821F6" w:rsidRDefault="003821F6" w:rsidP="003821F6">
      <w:pPr>
        <w:spacing w:before="80"/>
        <w:ind w:left="1440" w:hanging="1440"/>
        <w:outlineLvl w:val="0"/>
        <w:rPr>
          <w:rFonts w:ascii="Corbel" w:hAnsi="Corbel"/>
          <w:sz w:val="20"/>
          <w:szCs w:val="20"/>
        </w:rPr>
      </w:pPr>
      <w:r>
        <w:rPr>
          <w:rFonts w:ascii="Corbel" w:hAnsi="Corbel"/>
          <w:sz w:val="20"/>
          <w:szCs w:val="20"/>
        </w:rPr>
        <w:t xml:space="preserve">2026 – 2028 </w:t>
      </w:r>
      <w:r>
        <w:rPr>
          <w:rFonts w:ascii="Corbel" w:hAnsi="Corbel"/>
          <w:sz w:val="20"/>
          <w:szCs w:val="20"/>
        </w:rPr>
        <w:tab/>
      </w:r>
      <w:r w:rsidRPr="00751375">
        <w:rPr>
          <w:rFonts w:ascii="Corbel" w:hAnsi="Corbel"/>
          <w:sz w:val="20"/>
          <w:szCs w:val="20"/>
        </w:rPr>
        <w:t>U.S. CDC</w:t>
      </w:r>
      <w:r>
        <w:rPr>
          <w:rFonts w:ascii="Corbel" w:hAnsi="Corbel"/>
          <w:sz w:val="20"/>
          <w:szCs w:val="20"/>
        </w:rPr>
        <w:t xml:space="preserve"> (</w:t>
      </w:r>
      <w:r w:rsidRPr="005B1F09">
        <w:rPr>
          <w:rFonts w:ascii="Corbel" w:hAnsi="Corbel"/>
          <w:sz w:val="20"/>
          <w:szCs w:val="20"/>
        </w:rPr>
        <w:t>CDC-RFA-FT-23-0069</w:t>
      </w:r>
      <w:r>
        <w:rPr>
          <w:rFonts w:ascii="Corbel" w:hAnsi="Corbel"/>
          <w:sz w:val="20"/>
          <w:szCs w:val="20"/>
        </w:rPr>
        <w:t>)</w:t>
      </w:r>
      <w:r w:rsidRPr="00751375">
        <w:rPr>
          <w:rFonts w:ascii="Corbel" w:hAnsi="Corbel"/>
          <w:sz w:val="20"/>
          <w:szCs w:val="20"/>
        </w:rPr>
        <w:t>, “Epistorm: Center for Advanced Epidemic Analytics and Predictive Modeling Technology</w:t>
      </w:r>
      <w:r>
        <w:rPr>
          <w:rFonts w:ascii="Corbel" w:hAnsi="Corbel"/>
          <w:sz w:val="20"/>
          <w:szCs w:val="20"/>
        </w:rPr>
        <w:t>” (awarded 2023)</w:t>
      </w:r>
    </w:p>
    <w:p w14:paraId="7E8862BB" w14:textId="436F60D4" w:rsidR="003821F6" w:rsidRPr="00751375" w:rsidRDefault="003821F6" w:rsidP="003821F6">
      <w:pPr>
        <w:ind w:left="1440"/>
        <w:outlineLvl w:val="0"/>
        <w:rPr>
          <w:rFonts w:ascii="Corbel" w:hAnsi="Corbel"/>
          <w:i/>
          <w:iCs/>
          <w:sz w:val="20"/>
          <w:szCs w:val="20"/>
        </w:rPr>
      </w:pPr>
      <w:r w:rsidRPr="00751375">
        <w:rPr>
          <w:rFonts w:ascii="Corbel" w:hAnsi="Corbel"/>
          <w:sz w:val="19"/>
          <w:szCs w:val="19"/>
        </w:rPr>
        <w:t>Vespignani</w:t>
      </w:r>
      <w:r w:rsidR="00E94C00">
        <w:rPr>
          <w:rFonts w:ascii="Corbel" w:hAnsi="Corbel"/>
          <w:sz w:val="19"/>
          <w:szCs w:val="19"/>
        </w:rPr>
        <w:t xml:space="preserve"> </w:t>
      </w:r>
      <w:r w:rsidRPr="00751375">
        <w:rPr>
          <w:rFonts w:ascii="Corbel" w:hAnsi="Corbel"/>
          <w:sz w:val="19"/>
          <w:szCs w:val="19"/>
        </w:rPr>
        <w:t>A (PI), Chinazzi M (Co-PI), Lazer D (Co-PI), Santillana M (Co-PI), Scarpino</w:t>
      </w:r>
      <w:r w:rsidR="00E94C00">
        <w:rPr>
          <w:rFonts w:ascii="Corbel" w:hAnsi="Corbel"/>
          <w:sz w:val="19"/>
          <w:szCs w:val="19"/>
        </w:rPr>
        <w:t xml:space="preserve"> </w:t>
      </w:r>
      <w:r w:rsidRPr="00751375">
        <w:rPr>
          <w:rFonts w:ascii="Corbel" w:hAnsi="Corbel"/>
          <w:sz w:val="19"/>
          <w:szCs w:val="19"/>
        </w:rPr>
        <w:t>SV (Co-PI)</w:t>
      </w:r>
      <w:r>
        <w:rPr>
          <w:rFonts w:ascii="Corbel" w:hAnsi="Corbel"/>
          <w:sz w:val="19"/>
          <w:szCs w:val="19"/>
        </w:rPr>
        <w:t>, Perofsky AC (co-I)</w:t>
      </w:r>
    </w:p>
    <w:p w14:paraId="514095DF" w14:textId="77777777" w:rsidR="003821F6" w:rsidRPr="00DA4F3A" w:rsidRDefault="003821F6" w:rsidP="003821F6">
      <w:pPr>
        <w:spacing w:after="200"/>
        <w:rPr>
          <w:rFonts w:ascii="Corbel" w:hAnsi="Corbel"/>
          <w:sz w:val="20"/>
          <w:szCs w:val="20"/>
          <w:u w:val="single"/>
        </w:rPr>
      </w:pPr>
      <w:r w:rsidRPr="00DA4F3A">
        <w:rPr>
          <w:rFonts w:ascii="Corbel" w:hAnsi="Corbel"/>
          <w:sz w:val="20"/>
          <w:szCs w:val="20"/>
          <w:u w:val="single"/>
        </w:rPr>
        <w:t>Completed</w:t>
      </w:r>
    </w:p>
    <w:p w14:paraId="35C2621B" w14:textId="77777777" w:rsidR="003821F6" w:rsidRDefault="003821F6" w:rsidP="003821F6">
      <w:pPr>
        <w:ind w:left="1440" w:hanging="1440"/>
        <w:rPr>
          <w:rFonts w:ascii="Corbel" w:hAnsi="Corbel"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>2022 – 2024</w:t>
      </w:r>
      <w:r w:rsidRPr="00B806AA">
        <w:rPr>
          <w:rFonts w:ascii="Corbel" w:hAnsi="Corbel"/>
          <w:sz w:val="20"/>
          <w:szCs w:val="20"/>
        </w:rPr>
        <w:tab/>
      </w:r>
      <w:r>
        <w:rPr>
          <w:rFonts w:ascii="Corbel" w:hAnsi="Corbel"/>
          <w:sz w:val="20"/>
          <w:szCs w:val="20"/>
        </w:rPr>
        <w:t xml:space="preserve">U.S. </w:t>
      </w:r>
      <w:r w:rsidRPr="00B806AA">
        <w:rPr>
          <w:rFonts w:ascii="Corbel" w:hAnsi="Corbel"/>
          <w:sz w:val="20"/>
          <w:szCs w:val="20"/>
        </w:rPr>
        <w:t xml:space="preserve">CDC (BAA </w:t>
      </w:r>
      <w:r w:rsidRPr="00B806AA">
        <w:rPr>
          <w:rFonts w:ascii="Corbel" w:hAnsi="Corbel"/>
          <w:sz w:val="18"/>
          <w:szCs w:val="18"/>
        </w:rPr>
        <w:t>75D30122C14368),</w:t>
      </w:r>
      <w:r w:rsidRPr="00B806AA">
        <w:rPr>
          <w:rFonts w:ascii="Corbel" w:hAnsi="Corbel"/>
          <w:sz w:val="20"/>
          <w:szCs w:val="20"/>
        </w:rPr>
        <w:t xml:space="preserve"> </w:t>
      </w:r>
      <w:r>
        <w:rPr>
          <w:rFonts w:ascii="Corbel" w:hAnsi="Corbel"/>
          <w:sz w:val="20"/>
          <w:szCs w:val="20"/>
        </w:rPr>
        <w:t>“</w:t>
      </w:r>
      <w:r w:rsidRPr="00364F2B">
        <w:rPr>
          <w:rFonts w:ascii="Corbel" w:hAnsi="Corbel"/>
          <w:sz w:val="20"/>
          <w:szCs w:val="20"/>
        </w:rPr>
        <w:t>Collaborative technology development and analyses to support genetic epidemiology in Washington State</w:t>
      </w:r>
      <w:r>
        <w:rPr>
          <w:rFonts w:ascii="Corbel" w:hAnsi="Corbel"/>
          <w:sz w:val="20"/>
          <w:szCs w:val="20"/>
        </w:rPr>
        <w:t xml:space="preserve">” </w:t>
      </w:r>
    </w:p>
    <w:p w14:paraId="7D3A7454" w14:textId="77777777" w:rsidR="003821F6" w:rsidRPr="00B806AA" w:rsidRDefault="003821F6" w:rsidP="003821F6">
      <w:pPr>
        <w:ind w:left="1440"/>
        <w:rPr>
          <w:rFonts w:ascii="Corbel" w:hAnsi="Corbel"/>
          <w:sz w:val="20"/>
          <w:szCs w:val="20"/>
        </w:rPr>
      </w:pPr>
      <w:r w:rsidRPr="0041136A">
        <w:rPr>
          <w:rFonts w:ascii="Corbel" w:hAnsi="Corbel"/>
          <w:sz w:val="19"/>
          <w:szCs w:val="19"/>
        </w:rPr>
        <w:t>Role: Epidemiology Lead</w:t>
      </w:r>
    </w:p>
    <w:p w14:paraId="468DC881" w14:textId="77777777" w:rsidR="003821F6" w:rsidRPr="0041136A" w:rsidRDefault="003821F6" w:rsidP="003821F6">
      <w:pPr>
        <w:ind w:left="1440"/>
        <w:outlineLvl w:val="0"/>
        <w:rPr>
          <w:rFonts w:ascii="Corbel" w:hAnsi="Corbel"/>
          <w:sz w:val="19"/>
          <w:szCs w:val="19"/>
        </w:rPr>
      </w:pPr>
      <w:r w:rsidRPr="0041136A">
        <w:rPr>
          <w:rFonts w:ascii="Corbel" w:hAnsi="Corbel"/>
          <w:sz w:val="19"/>
          <w:szCs w:val="19"/>
        </w:rPr>
        <w:t>PIs: Starita</w:t>
      </w:r>
      <w:r>
        <w:rPr>
          <w:rFonts w:ascii="Corbel" w:hAnsi="Corbel"/>
          <w:sz w:val="19"/>
          <w:szCs w:val="19"/>
        </w:rPr>
        <w:t>, L</w:t>
      </w:r>
      <w:r w:rsidRPr="0041136A">
        <w:rPr>
          <w:rFonts w:ascii="Corbel" w:hAnsi="Corbel"/>
          <w:sz w:val="19"/>
          <w:szCs w:val="19"/>
        </w:rPr>
        <w:t xml:space="preserve"> and Bedford</w:t>
      </w:r>
      <w:r>
        <w:rPr>
          <w:rFonts w:ascii="Corbel" w:hAnsi="Corbel"/>
          <w:sz w:val="19"/>
          <w:szCs w:val="19"/>
        </w:rPr>
        <w:t>, T</w:t>
      </w:r>
    </w:p>
    <w:p w14:paraId="4851DECB" w14:textId="77777777" w:rsidR="003821F6" w:rsidRDefault="003821F6" w:rsidP="003821F6">
      <w:pPr>
        <w:spacing w:before="80"/>
        <w:ind w:left="1440" w:hanging="1440"/>
        <w:outlineLvl w:val="0"/>
        <w:rPr>
          <w:rFonts w:ascii="Corbel" w:hAnsi="Corbel"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>2021 – 2023</w:t>
      </w:r>
      <w:r w:rsidRPr="00B806AA">
        <w:rPr>
          <w:rFonts w:ascii="Corbel" w:hAnsi="Corbel"/>
          <w:sz w:val="20"/>
          <w:szCs w:val="20"/>
        </w:rPr>
        <w:tab/>
        <w:t>Gates Ventures award to Seattle Flu Stud</w:t>
      </w:r>
      <w:r>
        <w:rPr>
          <w:rFonts w:ascii="Corbel" w:hAnsi="Corbel"/>
          <w:sz w:val="20"/>
          <w:szCs w:val="20"/>
        </w:rPr>
        <w:t xml:space="preserve">y (awarded 2018) </w:t>
      </w:r>
    </w:p>
    <w:p w14:paraId="07DCFB19" w14:textId="77777777" w:rsidR="003821F6" w:rsidRPr="00E265FD" w:rsidRDefault="003821F6" w:rsidP="003821F6">
      <w:pPr>
        <w:ind w:left="1440"/>
        <w:outlineLvl w:val="0"/>
        <w:rPr>
          <w:rFonts w:ascii="Corbel" w:hAnsi="Corbel"/>
          <w:sz w:val="20"/>
          <w:szCs w:val="20"/>
        </w:rPr>
      </w:pPr>
      <w:r w:rsidRPr="0041136A">
        <w:rPr>
          <w:rFonts w:ascii="Corbel" w:hAnsi="Corbel"/>
          <w:sz w:val="19"/>
          <w:szCs w:val="19"/>
        </w:rPr>
        <w:t>Role: Key Personnel</w:t>
      </w:r>
    </w:p>
    <w:p w14:paraId="4399B065" w14:textId="77777777" w:rsidR="003821F6" w:rsidRPr="0041136A" w:rsidRDefault="003821F6" w:rsidP="003821F6">
      <w:pPr>
        <w:spacing w:after="80"/>
        <w:ind w:left="1440"/>
        <w:outlineLvl w:val="0"/>
        <w:rPr>
          <w:rFonts w:ascii="Corbel" w:hAnsi="Corbel"/>
          <w:sz w:val="19"/>
          <w:szCs w:val="19"/>
        </w:rPr>
      </w:pPr>
      <w:r w:rsidRPr="0041136A">
        <w:rPr>
          <w:rFonts w:ascii="Corbel" w:hAnsi="Corbel"/>
          <w:sz w:val="19"/>
          <w:szCs w:val="19"/>
        </w:rPr>
        <w:lastRenderedPageBreak/>
        <w:t xml:space="preserve">PIs: Bedford, </w:t>
      </w:r>
      <w:r>
        <w:rPr>
          <w:rFonts w:ascii="Corbel" w:hAnsi="Corbel"/>
          <w:sz w:val="19"/>
          <w:szCs w:val="19"/>
        </w:rPr>
        <w:t xml:space="preserve">T, </w:t>
      </w:r>
      <w:r w:rsidRPr="0041136A">
        <w:rPr>
          <w:rFonts w:ascii="Corbel" w:hAnsi="Corbel"/>
          <w:sz w:val="19"/>
          <w:szCs w:val="19"/>
        </w:rPr>
        <w:t xml:space="preserve">Boeckh, </w:t>
      </w:r>
      <w:r>
        <w:rPr>
          <w:rFonts w:ascii="Corbel" w:hAnsi="Corbel"/>
          <w:sz w:val="19"/>
          <w:szCs w:val="19"/>
        </w:rPr>
        <w:t xml:space="preserve">M, </w:t>
      </w:r>
      <w:r w:rsidRPr="0041136A">
        <w:rPr>
          <w:rFonts w:ascii="Corbel" w:hAnsi="Corbel"/>
          <w:sz w:val="19"/>
          <w:szCs w:val="19"/>
        </w:rPr>
        <w:t>Chu,</w:t>
      </w:r>
      <w:r>
        <w:rPr>
          <w:rFonts w:ascii="Corbel" w:hAnsi="Corbel"/>
          <w:sz w:val="19"/>
          <w:szCs w:val="19"/>
        </w:rPr>
        <w:t xml:space="preserve"> HY,</w:t>
      </w:r>
      <w:r w:rsidRPr="0041136A">
        <w:rPr>
          <w:rFonts w:ascii="Corbel" w:hAnsi="Corbel"/>
          <w:sz w:val="19"/>
          <w:szCs w:val="19"/>
        </w:rPr>
        <w:t xml:space="preserve"> Englund, </w:t>
      </w:r>
      <w:r>
        <w:rPr>
          <w:rFonts w:ascii="Corbel" w:hAnsi="Corbel"/>
          <w:sz w:val="19"/>
          <w:szCs w:val="19"/>
        </w:rPr>
        <w:t xml:space="preserve">J, </w:t>
      </w:r>
      <w:r w:rsidRPr="0041136A">
        <w:rPr>
          <w:rFonts w:ascii="Corbel" w:hAnsi="Corbel"/>
          <w:sz w:val="19"/>
          <w:szCs w:val="19"/>
        </w:rPr>
        <w:t>Famulare,</w:t>
      </w:r>
      <w:r>
        <w:rPr>
          <w:rFonts w:ascii="Corbel" w:hAnsi="Corbel"/>
          <w:sz w:val="19"/>
          <w:szCs w:val="19"/>
        </w:rPr>
        <w:t xml:space="preserve"> M,</w:t>
      </w:r>
      <w:r w:rsidRPr="0041136A">
        <w:rPr>
          <w:rFonts w:ascii="Corbel" w:hAnsi="Corbel"/>
          <w:sz w:val="19"/>
          <w:szCs w:val="19"/>
        </w:rPr>
        <w:t xml:space="preserve"> Lockwood,</w:t>
      </w:r>
      <w:r>
        <w:rPr>
          <w:rFonts w:ascii="Corbel" w:hAnsi="Corbel"/>
          <w:sz w:val="19"/>
          <w:szCs w:val="19"/>
        </w:rPr>
        <w:t xml:space="preserve"> T, </w:t>
      </w:r>
      <w:r w:rsidRPr="0041136A">
        <w:rPr>
          <w:rFonts w:ascii="Corbel" w:hAnsi="Corbel"/>
          <w:sz w:val="19"/>
          <w:szCs w:val="19"/>
        </w:rPr>
        <w:t xml:space="preserve">Lutz, </w:t>
      </w:r>
      <w:r>
        <w:rPr>
          <w:rFonts w:ascii="Corbel" w:hAnsi="Corbel"/>
          <w:sz w:val="19"/>
          <w:szCs w:val="19"/>
        </w:rPr>
        <w:t xml:space="preserve">B, </w:t>
      </w:r>
      <w:r w:rsidRPr="0041136A">
        <w:rPr>
          <w:rFonts w:ascii="Corbel" w:hAnsi="Corbel"/>
          <w:sz w:val="19"/>
          <w:szCs w:val="19"/>
        </w:rPr>
        <w:t xml:space="preserve">Shendure, </w:t>
      </w:r>
      <w:r>
        <w:rPr>
          <w:rFonts w:ascii="Corbel" w:hAnsi="Corbel"/>
          <w:sz w:val="19"/>
          <w:szCs w:val="19"/>
        </w:rPr>
        <w:t xml:space="preserve">J, </w:t>
      </w:r>
      <w:r w:rsidRPr="0041136A">
        <w:rPr>
          <w:rFonts w:ascii="Corbel" w:hAnsi="Corbel"/>
          <w:sz w:val="19"/>
          <w:szCs w:val="19"/>
        </w:rPr>
        <w:t>Starita,</w:t>
      </w:r>
      <w:r>
        <w:rPr>
          <w:rFonts w:ascii="Corbel" w:hAnsi="Corbel"/>
          <w:sz w:val="19"/>
          <w:szCs w:val="19"/>
        </w:rPr>
        <w:t xml:space="preserve"> L,</w:t>
      </w:r>
      <w:r w:rsidRPr="0041136A">
        <w:rPr>
          <w:rFonts w:ascii="Corbel" w:hAnsi="Corbel"/>
          <w:sz w:val="19"/>
          <w:szCs w:val="19"/>
        </w:rPr>
        <w:t xml:space="preserve"> Viboud</w:t>
      </w:r>
      <w:r>
        <w:rPr>
          <w:rFonts w:ascii="Corbel" w:hAnsi="Corbel"/>
          <w:sz w:val="19"/>
          <w:szCs w:val="19"/>
        </w:rPr>
        <w:t>, C</w:t>
      </w:r>
    </w:p>
    <w:p w14:paraId="7A10E303" w14:textId="77777777" w:rsidR="003821F6" w:rsidRPr="00B806AA" w:rsidRDefault="003821F6" w:rsidP="003821F6">
      <w:pPr>
        <w:spacing w:before="80" w:after="80"/>
        <w:ind w:left="1440" w:hanging="1440"/>
        <w:outlineLvl w:val="0"/>
        <w:rPr>
          <w:rFonts w:ascii="Corbel" w:hAnsi="Corbel"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>2018</w:t>
      </w:r>
      <w:r w:rsidRPr="00B806AA">
        <w:rPr>
          <w:rFonts w:ascii="Corbel" w:hAnsi="Corbel"/>
          <w:sz w:val="20"/>
          <w:szCs w:val="20"/>
        </w:rPr>
        <w:tab/>
      </w:r>
      <w:r>
        <w:rPr>
          <w:rFonts w:ascii="Corbel" w:hAnsi="Corbel"/>
          <w:sz w:val="20"/>
          <w:szCs w:val="20"/>
        </w:rPr>
        <w:t xml:space="preserve">NSF Research Exchange Grant, </w:t>
      </w:r>
      <w:r w:rsidRPr="00B806AA">
        <w:rPr>
          <w:rFonts w:ascii="Corbel" w:hAnsi="Corbel"/>
          <w:sz w:val="20"/>
          <w:szCs w:val="20"/>
        </w:rPr>
        <w:t>Infectious Disease Evolution Across Scales (IDEAS) Research Coordination Network</w:t>
      </w:r>
      <w:ins w:id="0" w:author="Microsoft Word" w:date="2026-01-26T16:04:00Z" w16du:dateUtc="2026-01-26T21:04:00Z">
        <w:r w:rsidRPr="00B806AA">
          <w:rPr>
            <w:rFonts w:ascii="Corbel" w:hAnsi="Corbel"/>
            <w:sz w:val="20"/>
            <w:szCs w:val="20"/>
          </w:rPr>
          <w:t>,</w:t>
        </w:r>
      </w:ins>
      <w:r w:rsidRPr="00B806AA">
        <w:rPr>
          <w:rFonts w:ascii="Corbel" w:hAnsi="Corbel"/>
          <w:sz w:val="20"/>
          <w:szCs w:val="20"/>
        </w:rPr>
        <w:t xml:space="preserve"> </w:t>
      </w:r>
      <w:r w:rsidRPr="00364F2B">
        <w:rPr>
          <w:rFonts w:ascii="Corbel" w:hAnsi="Corbel"/>
          <w:sz w:val="20"/>
          <w:szCs w:val="20"/>
        </w:rPr>
        <w:t>“How does influenza evolution impact the epidemiology of annual epidemics</w:t>
      </w:r>
      <w:r>
        <w:rPr>
          <w:rFonts w:ascii="Corbel" w:hAnsi="Corbel"/>
          <w:sz w:val="20"/>
          <w:szCs w:val="20"/>
        </w:rPr>
        <w:t>?”</w:t>
      </w:r>
    </w:p>
    <w:p w14:paraId="74E1DF80" w14:textId="77777777" w:rsidR="003821F6" w:rsidRPr="00B806AA" w:rsidRDefault="003821F6" w:rsidP="003821F6">
      <w:pPr>
        <w:ind w:left="1440" w:hanging="1440"/>
        <w:rPr>
          <w:rFonts w:ascii="Corbel" w:hAnsi="Corbel"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>2015 – 2017</w:t>
      </w:r>
      <w:r w:rsidRPr="00B806AA">
        <w:rPr>
          <w:rFonts w:ascii="Corbel" w:hAnsi="Corbel"/>
          <w:sz w:val="20"/>
          <w:szCs w:val="20"/>
        </w:rPr>
        <w:tab/>
        <w:t xml:space="preserve">NSF BEACON (DBI-0939454), </w:t>
      </w:r>
      <w:r w:rsidRPr="00364F2B">
        <w:rPr>
          <w:rFonts w:ascii="Corbel" w:hAnsi="Corbel"/>
          <w:sz w:val="20"/>
          <w:szCs w:val="20"/>
        </w:rPr>
        <w:t>“Factors that influence gut microbiota diversity and intestinal bacteria transmission dynamics in wild lemurs</w:t>
      </w:r>
      <w:r>
        <w:rPr>
          <w:rFonts w:ascii="Corbel" w:hAnsi="Corbel"/>
          <w:sz w:val="20"/>
          <w:szCs w:val="20"/>
        </w:rPr>
        <w:t>”</w:t>
      </w:r>
    </w:p>
    <w:p w14:paraId="1848239E" w14:textId="77777777" w:rsidR="003821F6" w:rsidRPr="0041136A" w:rsidRDefault="003821F6" w:rsidP="003821F6">
      <w:pPr>
        <w:ind w:left="1440"/>
        <w:rPr>
          <w:rFonts w:ascii="Corbel" w:hAnsi="Corbel"/>
          <w:sz w:val="19"/>
          <w:szCs w:val="19"/>
        </w:rPr>
      </w:pPr>
      <w:r>
        <w:rPr>
          <w:rFonts w:ascii="Corbel" w:hAnsi="Corbel"/>
          <w:sz w:val="19"/>
          <w:szCs w:val="19"/>
        </w:rPr>
        <w:t xml:space="preserve">Perofsky, AC (PI), </w:t>
      </w:r>
      <w:r w:rsidRPr="0041136A">
        <w:rPr>
          <w:rFonts w:ascii="Corbel" w:hAnsi="Corbel"/>
          <w:sz w:val="19"/>
          <w:szCs w:val="19"/>
        </w:rPr>
        <w:t>Ancel Meyers</w:t>
      </w:r>
      <w:r>
        <w:rPr>
          <w:rFonts w:ascii="Corbel" w:hAnsi="Corbel"/>
          <w:sz w:val="19"/>
          <w:szCs w:val="19"/>
        </w:rPr>
        <w:t>, L (co-PI),</w:t>
      </w:r>
      <w:r w:rsidRPr="0041136A">
        <w:rPr>
          <w:rFonts w:ascii="Corbel" w:hAnsi="Corbel"/>
          <w:sz w:val="19"/>
          <w:szCs w:val="19"/>
        </w:rPr>
        <w:t xml:space="preserve"> Lewis</w:t>
      </w:r>
      <w:r>
        <w:rPr>
          <w:rFonts w:ascii="Corbel" w:hAnsi="Corbel"/>
          <w:sz w:val="19"/>
          <w:szCs w:val="19"/>
        </w:rPr>
        <w:t>, RJ (co-PI)</w:t>
      </w:r>
    </w:p>
    <w:p w14:paraId="036D1CD2" w14:textId="40EE0F73" w:rsidR="003821F6" w:rsidRPr="003821F6" w:rsidRDefault="003821F6" w:rsidP="003821F6">
      <w:pPr>
        <w:spacing w:before="80" w:after="80"/>
        <w:ind w:left="1440" w:hanging="1440"/>
        <w:rPr>
          <w:rFonts w:ascii="Corbel" w:hAnsi="Corbel"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>2015</w:t>
      </w:r>
      <w:r w:rsidRPr="00B806AA">
        <w:rPr>
          <w:rFonts w:ascii="Corbel" w:hAnsi="Corbel"/>
          <w:sz w:val="20"/>
          <w:szCs w:val="20"/>
        </w:rPr>
        <w:tab/>
        <w:t>Ecology, Evolution, &amp; Behavior Dissertation Improvement Grant, UT-Austin</w:t>
      </w:r>
    </w:p>
    <w:p w14:paraId="50D8472C" w14:textId="2340AE58" w:rsidR="00FE3946" w:rsidRPr="00B806AA" w:rsidRDefault="00FE3946" w:rsidP="00FE3946">
      <w:pPr>
        <w:spacing w:before="200" w:after="100"/>
        <w:rPr>
          <w:rFonts w:ascii="Corbel" w:hAnsi="Corbel"/>
          <w:b/>
          <w:sz w:val="22"/>
          <w:szCs w:val="22"/>
        </w:rPr>
      </w:pPr>
      <w:r w:rsidRPr="00B806AA">
        <w:rPr>
          <w:rFonts w:ascii="Corbel" w:hAnsi="Corbel"/>
          <w:b/>
          <w:sz w:val="22"/>
          <w:szCs w:val="22"/>
        </w:rPr>
        <w:t xml:space="preserve">Awards </w:t>
      </w:r>
      <w:r>
        <w:rPr>
          <w:rFonts w:ascii="Corbel" w:hAnsi="Corbel"/>
          <w:b/>
          <w:sz w:val="22"/>
          <w:szCs w:val="22"/>
        </w:rPr>
        <w:t>and</w:t>
      </w:r>
      <w:r w:rsidRPr="00B806AA">
        <w:rPr>
          <w:rFonts w:ascii="Corbel" w:hAnsi="Corbel"/>
          <w:b/>
          <w:sz w:val="22"/>
          <w:szCs w:val="22"/>
        </w:rPr>
        <w:t xml:space="preserve"> </w:t>
      </w:r>
      <w:r>
        <w:rPr>
          <w:rFonts w:ascii="Corbel" w:hAnsi="Corbel"/>
          <w:b/>
          <w:sz w:val="22"/>
          <w:szCs w:val="22"/>
        </w:rPr>
        <w:t>f</w:t>
      </w:r>
      <w:r w:rsidRPr="00B806AA">
        <w:rPr>
          <w:rFonts w:ascii="Corbel" w:hAnsi="Corbel"/>
          <w:b/>
          <w:sz w:val="22"/>
          <w:szCs w:val="22"/>
        </w:rPr>
        <w:t>ellowships</w:t>
      </w:r>
    </w:p>
    <w:p w14:paraId="142F49DD" w14:textId="77777777" w:rsidR="00FE3946" w:rsidRPr="006E4B1C" w:rsidRDefault="00FE3946" w:rsidP="00FE3946">
      <w:pPr>
        <w:spacing w:before="80" w:after="80"/>
        <w:ind w:left="1440" w:hanging="1440"/>
        <w:outlineLvl w:val="0"/>
        <w:rPr>
          <w:rFonts w:ascii="Corbel" w:hAnsi="Corbel"/>
          <w:sz w:val="20"/>
          <w:szCs w:val="20"/>
        </w:rPr>
      </w:pPr>
      <w:r w:rsidRPr="006E4B1C">
        <w:rPr>
          <w:rFonts w:ascii="Corbel" w:hAnsi="Corbel"/>
          <w:sz w:val="20"/>
          <w:szCs w:val="20"/>
        </w:rPr>
        <w:t>2023</w:t>
      </w:r>
      <w:r w:rsidRPr="006E4B1C">
        <w:rPr>
          <w:rFonts w:ascii="Corbel" w:hAnsi="Corbel"/>
          <w:sz w:val="20"/>
          <w:szCs w:val="20"/>
        </w:rPr>
        <w:tab/>
        <w:t xml:space="preserve">NIH/Fogarty Director's Individual Merit Award, </w:t>
      </w:r>
      <w:r w:rsidRPr="00364F2B">
        <w:rPr>
          <w:rFonts w:ascii="Corbel" w:hAnsi="Corbel"/>
          <w:sz w:val="20"/>
          <w:szCs w:val="20"/>
        </w:rPr>
        <w:t>“For excellence in scientific research in epidemiological modeling with a focus on influenza antigenic evolution and the role of human mobility in COVID-19 disease dynamics”</w:t>
      </w:r>
    </w:p>
    <w:p w14:paraId="753165D2" w14:textId="77777777" w:rsidR="00FE3946" w:rsidRPr="006E4B1C" w:rsidRDefault="00FE3946" w:rsidP="00FE3946">
      <w:pPr>
        <w:spacing w:before="80" w:after="80"/>
        <w:ind w:left="1440" w:hanging="1440"/>
        <w:outlineLvl w:val="0"/>
        <w:rPr>
          <w:rFonts w:ascii="Corbel" w:hAnsi="Corbel"/>
          <w:sz w:val="20"/>
          <w:szCs w:val="20"/>
        </w:rPr>
      </w:pPr>
      <w:r w:rsidRPr="006E4B1C">
        <w:rPr>
          <w:rFonts w:ascii="Corbel" w:hAnsi="Corbel"/>
          <w:sz w:val="20"/>
          <w:szCs w:val="20"/>
        </w:rPr>
        <w:t>2020, 2021</w:t>
      </w:r>
      <w:r w:rsidRPr="006E4B1C">
        <w:rPr>
          <w:rFonts w:ascii="Corbel" w:hAnsi="Corbel"/>
          <w:sz w:val="20"/>
          <w:szCs w:val="20"/>
        </w:rPr>
        <w:tab/>
        <w:t xml:space="preserve">NIH/Fogarty Director’s Group Merit Award, </w:t>
      </w:r>
      <w:r w:rsidRPr="00364F2B">
        <w:rPr>
          <w:rFonts w:ascii="Corbel" w:hAnsi="Corbel"/>
          <w:sz w:val="20"/>
          <w:szCs w:val="20"/>
        </w:rPr>
        <w:t>“For outstanding modeling work to support the COVID-19 pandemic response domestically and internationally”</w:t>
      </w:r>
    </w:p>
    <w:p w14:paraId="031C0E85" w14:textId="77777777" w:rsidR="00FE3946" w:rsidRPr="006E4B1C" w:rsidRDefault="00FE3946" w:rsidP="00FE3946">
      <w:pPr>
        <w:spacing w:before="80" w:after="80"/>
        <w:ind w:left="1440" w:hanging="1440"/>
        <w:outlineLvl w:val="0"/>
        <w:rPr>
          <w:rFonts w:ascii="Corbel" w:hAnsi="Corbel"/>
          <w:sz w:val="20"/>
          <w:szCs w:val="20"/>
        </w:rPr>
      </w:pPr>
      <w:r w:rsidRPr="006E4B1C">
        <w:rPr>
          <w:rFonts w:ascii="Corbel" w:hAnsi="Corbel"/>
          <w:sz w:val="20"/>
          <w:szCs w:val="20"/>
        </w:rPr>
        <w:t>2020</w:t>
      </w:r>
      <w:r w:rsidRPr="006E4B1C">
        <w:rPr>
          <w:rFonts w:ascii="Corbel" w:hAnsi="Corbel"/>
          <w:sz w:val="20"/>
          <w:szCs w:val="20"/>
        </w:rPr>
        <w:tab/>
        <w:t>Young Scientist Award, European Scientific Working group on Influenza (ESWI) Conference</w:t>
      </w:r>
    </w:p>
    <w:p w14:paraId="6665C713" w14:textId="77777777" w:rsidR="00FE3946" w:rsidRPr="006E4B1C" w:rsidRDefault="00FE3946" w:rsidP="00FE3946">
      <w:pPr>
        <w:spacing w:before="80" w:after="80"/>
        <w:ind w:left="1440" w:hanging="1440"/>
        <w:outlineLvl w:val="0"/>
        <w:rPr>
          <w:rFonts w:ascii="Corbel" w:hAnsi="Corbel"/>
          <w:sz w:val="20"/>
          <w:szCs w:val="20"/>
        </w:rPr>
      </w:pPr>
      <w:r w:rsidRPr="006E4B1C">
        <w:rPr>
          <w:rFonts w:ascii="Corbel" w:hAnsi="Corbel"/>
          <w:sz w:val="20"/>
          <w:szCs w:val="20"/>
        </w:rPr>
        <w:t>2019</w:t>
      </w:r>
      <w:r w:rsidRPr="006E4B1C">
        <w:rPr>
          <w:rFonts w:ascii="Corbel" w:hAnsi="Corbel"/>
          <w:sz w:val="20"/>
          <w:szCs w:val="20"/>
        </w:rPr>
        <w:tab/>
        <w:t xml:space="preserve">NIH/Fogarty Director's Individual Merit Award, </w:t>
      </w:r>
      <w:r w:rsidRPr="00364F2B">
        <w:rPr>
          <w:rFonts w:ascii="Corbel" w:hAnsi="Corbel"/>
          <w:sz w:val="20"/>
          <w:szCs w:val="20"/>
        </w:rPr>
        <w:t>“For outstanding efforts to forecast weekly influenza-like illness activity in 27 US military facilities in collaboration with DoD”</w:t>
      </w:r>
    </w:p>
    <w:p w14:paraId="69931E09" w14:textId="77777777" w:rsidR="00FE3946" w:rsidRPr="006E4B1C" w:rsidRDefault="00FE3946" w:rsidP="00FE3946">
      <w:pPr>
        <w:widowControl w:val="0"/>
        <w:autoSpaceDE w:val="0"/>
        <w:autoSpaceDN w:val="0"/>
        <w:adjustRightInd w:val="0"/>
        <w:spacing w:before="80" w:after="80"/>
        <w:ind w:left="1440" w:hanging="1440"/>
        <w:rPr>
          <w:rFonts w:ascii="Corbel" w:hAnsi="Corbel"/>
          <w:sz w:val="20"/>
          <w:szCs w:val="20"/>
        </w:rPr>
      </w:pPr>
      <w:r w:rsidRPr="006E4B1C">
        <w:rPr>
          <w:rFonts w:ascii="Corbel" w:hAnsi="Corbel"/>
          <w:sz w:val="20"/>
          <w:szCs w:val="20"/>
        </w:rPr>
        <w:t>2013 – 2015</w:t>
      </w:r>
      <w:r w:rsidRPr="006E4B1C">
        <w:rPr>
          <w:rFonts w:ascii="Corbel" w:hAnsi="Corbel"/>
          <w:sz w:val="20"/>
          <w:szCs w:val="20"/>
        </w:rPr>
        <w:tab/>
        <w:t>NSF Graduate Research Fellowship (awarded 2012)</w:t>
      </w:r>
    </w:p>
    <w:p w14:paraId="4BF432F5" w14:textId="77777777" w:rsidR="00FE3946" w:rsidRPr="006E4B1C" w:rsidRDefault="00FE3946" w:rsidP="00FE3946">
      <w:pPr>
        <w:spacing w:before="80" w:after="80"/>
        <w:ind w:left="1440" w:hanging="1440"/>
        <w:rPr>
          <w:rFonts w:ascii="Corbel" w:hAnsi="Corbel"/>
          <w:sz w:val="20"/>
          <w:szCs w:val="20"/>
        </w:rPr>
      </w:pPr>
      <w:r w:rsidRPr="006E4B1C">
        <w:rPr>
          <w:rFonts w:ascii="Corbel" w:hAnsi="Corbel"/>
          <w:sz w:val="20"/>
          <w:szCs w:val="20"/>
        </w:rPr>
        <w:t>2011 – 2012</w:t>
      </w:r>
      <w:r w:rsidRPr="006E4B1C">
        <w:rPr>
          <w:rFonts w:ascii="Corbel" w:hAnsi="Corbel"/>
          <w:sz w:val="20"/>
          <w:szCs w:val="20"/>
        </w:rPr>
        <w:tab/>
        <w:t>UT-Austin Integrative Biology Graduate Recruitment Fellowship</w:t>
      </w:r>
    </w:p>
    <w:p w14:paraId="7253CC39" w14:textId="77777777" w:rsidR="00FE3946" w:rsidRPr="006E4B1C" w:rsidRDefault="00FE3946" w:rsidP="00FE3946">
      <w:pPr>
        <w:spacing w:before="80" w:after="80"/>
        <w:ind w:left="1440" w:hanging="1440"/>
        <w:rPr>
          <w:rFonts w:ascii="Corbel" w:hAnsi="Corbel"/>
          <w:sz w:val="20"/>
          <w:szCs w:val="20"/>
        </w:rPr>
      </w:pPr>
      <w:r w:rsidRPr="006E4B1C">
        <w:rPr>
          <w:rFonts w:ascii="Corbel" w:hAnsi="Corbel"/>
          <w:sz w:val="20"/>
          <w:szCs w:val="20"/>
        </w:rPr>
        <w:t>2010 – 2011</w:t>
      </w:r>
      <w:r w:rsidRPr="006E4B1C">
        <w:rPr>
          <w:rFonts w:ascii="Corbel" w:hAnsi="Corbel"/>
          <w:sz w:val="20"/>
          <w:szCs w:val="20"/>
        </w:rPr>
        <w:tab/>
        <w:t>NIH Post-baccalaureate IRTA Fellowship</w:t>
      </w:r>
    </w:p>
    <w:p w14:paraId="13CEA424" w14:textId="77777777" w:rsidR="00FE3946" w:rsidRPr="006E4B1C" w:rsidRDefault="00FE3946" w:rsidP="00FE3946">
      <w:pPr>
        <w:spacing w:before="80" w:after="80"/>
        <w:ind w:left="1440" w:hanging="1440"/>
        <w:outlineLvl w:val="0"/>
        <w:rPr>
          <w:rFonts w:ascii="Corbel" w:hAnsi="Corbel"/>
          <w:sz w:val="20"/>
          <w:szCs w:val="20"/>
        </w:rPr>
      </w:pPr>
      <w:r w:rsidRPr="006E4B1C">
        <w:rPr>
          <w:rFonts w:ascii="Corbel" w:hAnsi="Corbel"/>
          <w:sz w:val="20"/>
          <w:szCs w:val="20"/>
        </w:rPr>
        <w:t>2005 – 2009</w:t>
      </w:r>
      <w:r w:rsidRPr="006E4B1C">
        <w:rPr>
          <w:rFonts w:ascii="Corbel" w:hAnsi="Corbel"/>
          <w:sz w:val="20"/>
          <w:szCs w:val="20"/>
        </w:rPr>
        <w:tab/>
        <w:t>National Merit Scholarship, University of Georgia</w:t>
      </w:r>
    </w:p>
    <w:p w14:paraId="7BFA6A98" w14:textId="25933145" w:rsidR="00FE3946" w:rsidRPr="00FE3946" w:rsidRDefault="00FE3946" w:rsidP="00FE3946">
      <w:pPr>
        <w:spacing w:before="80" w:after="80"/>
        <w:ind w:left="1440" w:hanging="1440"/>
        <w:outlineLvl w:val="0"/>
        <w:rPr>
          <w:rFonts w:ascii="Corbel" w:hAnsi="Corbel"/>
          <w:sz w:val="20"/>
          <w:szCs w:val="20"/>
        </w:rPr>
      </w:pPr>
      <w:r w:rsidRPr="006E4B1C">
        <w:rPr>
          <w:rFonts w:ascii="Corbel" w:hAnsi="Corbel"/>
          <w:sz w:val="20"/>
          <w:szCs w:val="20"/>
        </w:rPr>
        <w:t>2005 – 2009</w:t>
      </w:r>
      <w:r w:rsidRPr="006E4B1C">
        <w:rPr>
          <w:rFonts w:ascii="Corbel" w:hAnsi="Corbel"/>
          <w:sz w:val="20"/>
          <w:szCs w:val="20"/>
        </w:rPr>
        <w:tab/>
        <w:t>Georgia HOPE Scholarship (full tuition)</w:t>
      </w:r>
    </w:p>
    <w:p w14:paraId="348BB7B6" w14:textId="53C65D69" w:rsidR="00EE610F" w:rsidRPr="00B806AA" w:rsidRDefault="0070200B" w:rsidP="009D678C">
      <w:pPr>
        <w:spacing w:before="200" w:after="100"/>
        <w:outlineLvl w:val="0"/>
        <w:rPr>
          <w:rFonts w:ascii="Corbel" w:hAnsi="Corbel"/>
          <w:b/>
          <w:sz w:val="22"/>
          <w:szCs w:val="22"/>
        </w:rPr>
      </w:pPr>
      <w:r w:rsidRPr="00B806AA">
        <w:rPr>
          <w:rFonts w:ascii="Corbel" w:hAnsi="Corbel"/>
          <w:b/>
          <w:sz w:val="22"/>
          <w:szCs w:val="22"/>
        </w:rPr>
        <w:t>Conference</w:t>
      </w:r>
      <w:r w:rsidR="00E9568E" w:rsidRPr="00B806AA">
        <w:rPr>
          <w:rFonts w:ascii="Corbel" w:hAnsi="Corbel"/>
          <w:b/>
          <w:sz w:val="22"/>
          <w:szCs w:val="22"/>
        </w:rPr>
        <w:t>s</w:t>
      </w:r>
    </w:p>
    <w:p w14:paraId="0FC596DE" w14:textId="71FEAB27" w:rsidR="00672739" w:rsidRPr="00711030" w:rsidRDefault="00D52C5F" w:rsidP="00672739">
      <w:pPr>
        <w:spacing w:before="80" w:after="80"/>
        <w:ind w:left="720" w:hanging="720"/>
        <w:outlineLvl w:val="0"/>
        <w:rPr>
          <w:rFonts w:ascii="Corbel" w:hAnsi="Corbel"/>
          <w:b/>
          <w:bCs/>
          <w:sz w:val="20"/>
          <w:szCs w:val="20"/>
        </w:rPr>
      </w:pPr>
      <w:r>
        <w:rPr>
          <w:rFonts w:ascii="Corbel" w:hAnsi="Corbel"/>
          <w:b/>
          <w:bCs/>
          <w:sz w:val="20"/>
          <w:szCs w:val="20"/>
        </w:rPr>
        <w:t xml:space="preserve">Invited </w:t>
      </w:r>
      <w:r w:rsidR="00672739" w:rsidRPr="00711030">
        <w:rPr>
          <w:rFonts w:ascii="Corbel" w:hAnsi="Corbel"/>
          <w:b/>
          <w:bCs/>
          <w:sz w:val="20"/>
          <w:szCs w:val="20"/>
        </w:rPr>
        <w:t>Panels</w:t>
      </w:r>
    </w:p>
    <w:p w14:paraId="09D23329" w14:textId="53FAEE81" w:rsidR="00CE0D7B" w:rsidRPr="00711030" w:rsidRDefault="00CE0D7B" w:rsidP="00BE35DF">
      <w:pPr>
        <w:spacing w:before="80" w:after="80"/>
        <w:ind w:left="720" w:hanging="720"/>
        <w:rPr>
          <w:rFonts w:ascii="Corbel" w:hAnsi="Corbel"/>
          <w:b/>
          <w:bCs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2026</w:t>
      </w:r>
      <w:r w:rsidRPr="00711030">
        <w:rPr>
          <w:rFonts w:ascii="Corbel" w:hAnsi="Corbel"/>
          <w:sz w:val="20"/>
          <w:szCs w:val="20"/>
        </w:rPr>
        <w:tab/>
      </w:r>
      <w:r w:rsidR="005272D3">
        <w:rPr>
          <w:rFonts w:ascii="Corbel" w:hAnsi="Corbel"/>
          <w:sz w:val="20"/>
          <w:szCs w:val="20"/>
        </w:rPr>
        <w:t>“</w:t>
      </w:r>
      <w:r w:rsidR="00A569A7" w:rsidRPr="00711030">
        <w:rPr>
          <w:rFonts w:ascii="Corbel" w:hAnsi="Corbel"/>
          <w:sz w:val="20"/>
          <w:szCs w:val="20"/>
        </w:rPr>
        <w:t>WOMPLEXITY meets Northeast</w:t>
      </w:r>
      <w:r w:rsidR="005272D3">
        <w:rPr>
          <w:rFonts w:ascii="Corbel" w:hAnsi="Corbel"/>
          <w:sz w:val="20"/>
          <w:szCs w:val="20"/>
        </w:rPr>
        <w:t>”</w:t>
      </w:r>
      <w:r w:rsidR="00A569A7" w:rsidRPr="00711030">
        <w:rPr>
          <w:rFonts w:ascii="Corbel" w:hAnsi="Corbel"/>
          <w:sz w:val="20"/>
          <w:szCs w:val="20"/>
        </w:rPr>
        <w:t xml:space="preserve"> Satellite,</w:t>
      </w:r>
      <w:r w:rsidR="00A569A7" w:rsidRPr="00711030">
        <w:rPr>
          <w:rFonts w:ascii="Corbel" w:hAnsi="Corbel"/>
          <w:b/>
          <w:bCs/>
          <w:sz w:val="20"/>
          <w:szCs w:val="20"/>
        </w:rPr>
        <w:t xml:space="preserve"> </w:t>
      </w:r>
      <w:r w:rsidR="00BE35DF" w:rsidRPr="00711030">
        <w:rPr>
          <w:rFonts w:ascii="Corbel" w:hAnsi="Corbel"/>
          <w:sz w:val="20"/>
          <w:szCs w:val="20"/>
        </w:rPr>
        <w:t>Conference on Complex Systems,</w:t>
      </w:r>
      <w:r w:rsidR="00BE35DF" w:rsidRPr="00711030">
        <w:rPr>
          <w:rFonts w:ascii="Corbel" w:hAnsi="Corbel"/>
          <w:b/>
          <w:bCs/>
          <w:sz w:val="20"/>
          <w:szCs w:val="20"/>
        </w:rPr>
        <w:t xml:space="preserve"> </w:t>
      </w:r>
      <w:r w:rsidR="00BE35DF" w:rsidRPr="00711030">
        <w:rPr>
          <w:rFonts w:ascii="Corbel" w:hAnsi="Corbel"/>
          <w:sz w:val="20"/>
          <w:szCs w:val="20"/>
        </w:rPr>
        <w:t>Binghamton, NY (upcoming, October 2026)</w:t>
      </w:r>
    </w:p>
    <w:p w14:paraId="5DFA7DB4" w14:textId="010577F4" w:rsidR="00672739" w:rsidRPr="00711030" w:rsidRDefault="00CE0D7B" w:rsidP="00CE0D7B">
      <w:pPr>
        <w:spacing w:before="80" w:after="80"/>
        <w:ind w:left="720" w:hanging="720"/>
        <w:outlineLvl w:val="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2022</w:t>
      </w:r>
      <w:r w:rsidRPr="00711030">
        <w:rPr>
          <w:rFonts w:ascii="Corbel" w:hAnsi="Corbel"/>
          <w:sz w:val="20"/>
          <w:szCs w:val="20"/>
        </w:rPr>
        <w:tab/>
      </w:r>
      <w:r w:rsidR="005272D3">
        <w:rPr>
          <w:rFonts w:ascii="Corbel" w:hAnsi="Corbel"/>
          <w:sz w:val="20"/>
          <w:szCs w:val="20"/>
        </w:rPr>
        <w:t>“</w:t>
      </w:r>
      <w:r w:rsidRPr="00711030">
        <w:rPr>
          <w:rFonts w:ascii="Corbel" w:hAnsi="Corbel"/>
          <w:sz w:val="20"/>
          <w:szCs w:val="20"/>
        </w:rPr>
        <w:t>Reflections on COVID-19,</w:t>
      </w:r>
      <w:r w:rsidR="005272D3">
        <w:rPr>
          <w:rFonts w:ascii="Corbel" w:hAnsi="Corbel"/>
          <w:sz w:val="20"/>
          <w:szCs w:val="20"/>
        </w:rPr>
        <w:t>”</w:t>
      </w:r>
      <w:r w:rsidRPr="00711030">
        <w:rPr>
          <w:rFonts w:ascii="Corbel" w:hAnsi="Corbel"/>
          <w:sz w:val="20"/>
          <w:szCs w:val="20"/>
        </w:rPr>
        <w:t xml:space="preserve"> </w:t>
      </w:r>
      <w:r w:rsidR="00482CB2" w:rsidRPr="00711030">
        <w:rPr>
          <w:rFonts w:ascii="Corbel" w:hAnsi="Corbel"/>
          <w:sz w:val="20"/>
          <w:szCs w:val="20"/>
        </w:rPr>
        <w:t xml:space="preserve">NIH Modeling of Infectious Disease Agent Study (MIDAS) Annual Meeting, </w:t>
      </w:r>
      <w:r w:rsidRPr="00711030">
        <w:rPr>
          <w:rFonts w:ascii="Corbel" w:hAnsi="Corbel"/>
          <w:sz w:val="20"/>
          <w:szCs w:val="20"/>
        </w:rPr>
        <w:t>Bethesda, MD</w:t>
      </w:r>
    </w:p>
    <w:p w14:paraId="79B255E3" w14:textId="76D10C1A" w:rsidR="000E4B11" w:rsidRPr="00711030" w:rsidRDefault="000E4B11" w:rsidP="003F715D">
      <w:pPr>
        <w:spacing w:before="80" w:after="80"/>
        <w:ind w:left="720" w:hanging="720"/>
        <w:outlineLvl w:val="0"/>
        <w:rPr>
          <w:rFonts w:ascii="Corbel" w:hAnsi="Corbel"/>
          <w:b/>
          <w:bCs/>
          <w:sz w:val="20"/>
          <w:szCs w:val="20"/>
        </w:rPr>
      </w:pPr>
      <w:r w:rsidRPr="00711030">
        <w:rPr>
          <w:rFonts w:ascii="Corbel" w:hAnsi="Corbel"/>
          <w:b/>
          <w:bCs/>
          <w:sz w:val="20"/>
          <w:szCs w:val="20"/>
        </w:rPr>
        <w:t>Podium presentations</w:t>
      </w:r>
    </w:p>
    <w:p w14:paraId="61636E39" w14:textId="1831DAD9" w:rsidR="00750088" w:rsidRPr="00711030" w:rsidRDefault="00750088" w:rsidP="00554164">
      <w:pPr>
        <w:spacing w:before="80" w:after="80"/>
        <w:ind w:left="720" w:hanging="720"/>
        <w:outlineLvl w:val="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2026</w:t>
      </w:r>
      <w:r w:rsidRPr="00711030">
        <w:rPr>
          <w:rFonts w:ascii="Corbel" w:hAnsi="Corbel"/>
          <w:sz w:val="20"/>
          <w:szCs w:val="20"/>
        </w:rPr>
        <w:tab/>
        <w:t>Options XII for the Control of Influenza, Washington, DC</w:t>
      </w:r>
      <w:r w:rsidR="00E06E67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554164" w:rsidRPr="00711030">
        <w:rPr>
          <w:rFonts w:ascii="Corbel" w:hAnsi="Corbel"/>
          <w:sz w:val="20"/>
          <w:szCs w:val="20"/>
        </w:rPr>
        <w:t>Linking prior immunity, vaccination, and subtype circulation to long-term projection accuracy: an evaluation of the U.S. Flu Scenario Modeling Hub</w:t>
      </w:r>
      <w:r w:rsidR="005272D3">
        <w:rPr>
          <w:rFonts w:ascii="Corbel" w:hAnsi="Corbel"/>
          <w:sz w:val="20"/>
          <w:szCs w:val="20"/>
        </w:rPr>
        <w:t>”</w:t>
      </w:r>
    </w:p>
    <w:p w14:paraId="68CDD883" w14:textId="2C54468E" w:rsidR="00155B03" w:rsidRPr="00711030" w:rsidRDefault="00155B03" w:rsidP="00C55248">
      <w:pPr>
        <w:spacing w:before="80" w:after="80"/>
        <w:ind w:left="720" w:hanging="720"/>
        <w:outlineLvl w:val="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2025</w:t>
      </w:r>
      <w:r w:rsidRPr="00711030">
        <w:rPr>
          <w:rFonts w:ascii="Corbel" w:hAnsi="Corbel"/>
          <w:sz w:val="20"/>
          <w:szCs w:val="20"/>
        </w:rPr>
        <w:tab/>
        <w:t>NetSci International Conference on Network Science, Maastricht, The Netherlands</w:t>
      </w:r>
      <w:r w:rsidR="00C55248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C55248" w:rsidRPr="00711030">
        <w:rPr>
          <w:rFonts w:ascii="Corbel" w:hAnsi="Corbel"/>
          <w:sz w:val="20"/>
          <w:szCs w:val="20"/>
        </w:rPr>
        <w:t>Modelling the effects of COVID-19 mobility disruptions on RSV transmission in Seattle, Washington</w:t>
      </w:r>
      <w:r w:rsidR="005272D3">
        <w:rPr>
          <w:rFonts w:ascii="Corbel" w:hAnsi="Corbel"/>
          <w:sz w:val="20"/>
          <w:szCs w:val="20"/>
        </w:rPr>
        <w:t>”</w:t>
      </w:r>
    </w:p>
    <w:p w14:paraId="625481C5" w14:textId="7DBCE510" w:rsidR="00B02FC4" w:rsidRPr="00711030" w:rsidRDefault="00910308" w:rsidP="003F715D">
      <w:pPr>
        <w:spacing w:before="80" w:after="80"/>
        <w:ind w:left="720" w:hanging="720"/>
        <w:outlineLvl w:val="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2024</w:t>
      </w:r>
      <w:r w:rsidRPr="00711030">
        <w:rPr>
          <w:rFonts w:ascii="Corbel" w:hAnsi="Corbel"/>
          <w:sz w:val="20"/>
          <w:szCs w:val="20"/>
        </w:rPr>
        <w:tab/>
        <w:t>NetSci International Conference on Network Science, Qu</w:t>
      </w:r>
      <w:r w:rsidR="00014B0D" w:rsidRPr="00711030">
        <w:rPr>
          <w:rFonts w:ascii="Corbel" w:hAnsi="Corbel"/>
          <w:sz w:val="20"/>
          <w:szCs w:val="20"/>
        </w:rPr>
        <w:t>é</w:t>
      </w:r>
      <w:r w:rsidRPr="00711030">
        <w:rPr>
          <w:rFonts w:ascii="Corbel" w:hAnsi="Corbel"/>
          <w:sz w:val="20"/>
          <w:szCs w:val="20"/>
        </w:rPr>
        <w:t>bec City, Canada</w:t>
      </w:r>
      <w:r w:rsidR="003F6990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B02FC4" w:rsidRPr="00711030">
        <w:rPr>
          <w:rFonts w:ascii="Corbel" w:hAnsi="Corbel"/>
          <w:sz w:val="20"/>
          <w:szCs w:val="20"/>
        </w:rPr>
        <w:t>Impacts of human mobility on the citywide transmission dynamics of respiratory viruses in pre- and post-COVID-19 pandemic years</w:t>
      </w:r>
      <w:r w:rsidR="005272D3">
        <w:rPr>
          <w:rFonts w:ascii="Corbel" w:hAnsi="Corbel"/>
          <w:sz w:val="20"/>
          <w:szCs w:val="20"/>
        </w:rPr>
        <w:t>”</w:t>
      </w:r>
    </w:p>
    <w:p w14:paraId="49564865" w14:textId="40913A82" w:rsidR="00FD362B" w:rsidRPr="00711030" w:rsidRDefault="00F041B1" w:rsidP="003F715D">
      <w:pPr>
        <w:spacing w:before="80" w:after="80"/>
        <w:ind w:left="720" w:hanging="720"/>
        <w:outlineLvl w:val="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2023</w:t>
      </w:r>
      <w:r w:rsidRPr="00711030">
        <w:rPr>
          <w:rFonts w:ascii="Corbel" w:hAnsi="Corbel"/>
          <w:sz w:val="20"/>
          <w:szCs w:val="20"/>
        </w:rPr>
        <w:tab/>
      </w:r>
      <w:r w:rsidR="00B02FC4" w:rsidRPr="00711030">
        <w:rPr>
          <w:rFonts w:ascii="Corbel" w:hAnsi="Corbel"/>
          <w:sz w:val="20"/>
          <w:szCs w:val="20"/>
        </w:rPr>
        <w:t>Epidemics</w:t>
      </w:r>
      <w:r w:rsidR="00B02FC4" w:rsidRPr="00711030">
        <w:rPr>
          <w:rFonts w:ascii="Corbel" w:hAnsi="Corbel"/>
          <w:sz w:val="20"/>
          <w:szCs w:val="20"/>
          <w:vertAlign w:val="superscript"/>
        </w:rPr>
        <w:t xml:space="preserve">9 </w:t>
      </w:r>
      <w:r w:rsidR="00B02FC4" w:rsidRPr="00711030">
        <w:rPr>
          <w:rFonts w:ascii="Corbel" w:hAnsi="Corbel"/>
          <w:sz w:val="20"/>
          <w:szCs w:val="20"/>
        </w:rPr>
        <w:t>International Conference on Infectious Disease Dynamics, Bologna, Italy</w:t>
      </w:r>
      <w:r w:rsidR="003F715D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845EEA" w:rsidRPr="00711030">
        <w:rPr>
          <w:rFonts w:ascii="Corbel" w:hAnsi="Corbel"/>
          <w:sz w:val="20"/>
          <w:szCs w:val="20"/>
        </w:rPr>
        <w:t>Are changes in population mobility predictive of respiratory virus transmission? Insights from high resolution mobile phone data in the pre- and post-COVID-19 pandemic periods in Seattle, Washington</w:t>
      </w:r>
      <w:r w:rsidR="005272D3">
        <w:rPr>
          <w:rFonts w:ascii="Corbel" w:hAnsi="Corbel"/>
          <w:sz w:val="20"/>
          <w:szCs w:val="20"/>
        </w:rPr>
        <w:t>”</w:t>
      </w:r>
    </w:p>
    <w:p w14:paraId="70CA623B" w14:textId="2FDA2F39" w:rsidR="002A6496" w:rsidRPr="00711030" w:rsidRDefault="002A6496" w:rsidP="003F715D">
      <w:pPr>
        <w:pStyle w:val="TableParagraph"/>
        <w:spacing w:before="80" w:after="80"/>
        <w:ind w:left="720" w:hanging="72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202</w:t>
      </w:r>
      <w:r w:rsidR="00CF0557" w:rsidRPr="00711030">
        <w:rPr>
          <w:rFonts w:ascii="Corbel" w:hAnsi="Corbel"/>
          <w:sz w:val="20"/>
          <w:szCs w:val="20"/>
        </w:rPr>
        <w:t xml:space="preserve">3 </w:t>
      </w:r>
      <w:r w:rsidR="00CF0557" w:rsidRPr="00711030">
        <w:rPr>
          <w:rFonts w:ascii="Corbel" w:hAnsi="Corbel"/>
          <w:sz w:val="20"/>
          <w:szCs w:val="20"/>
        </w:rPr>
        <w:tab/>
      </w:r>
      <w:r w:rsidR="00C27B1C" w:rsidRPr="00711030">
        <w:rPr>
          <w:rFonts w:ascii="Corbel" w:hAnsi="Corbel"/>
          <w:sz w:val="20"/>
          <w:szCs w:val="20"/>
        </w:rPr>
        <w:t>EpiMob Satellite</w:t>
      </w:r>
      <w:r w:rsidR="00155B03" w:rsidRPr="00711030">
        <w:rPr>
          <w:rFonts w:ascii="Corbel" w:hAnsi="Corbel"/>
          <w:b/>
          <w:bCs/>
          <w:sz w:val="20"/>
          <w:szCs w:val="20"/>
        </w:rPr>
        <w:t>*</w:t>
      </w:r>
      <w:r w:rsidR="00C27B1C" w:rsidRPr="00711030">
        <w:rPr>
          <w:rFonts w:ascii="Corbel" w:hAnsi="Corbel"/>
          <w:sz w:val="20"/>
          <w:szCs w:val="20"/>
        </w:rPr>
        <w:t xml:space="preserve"> (“Epidemic control: </w:t>
      </w:r>
      <w:r w:rsidR="00C27B1C" w:rsidRPr="00711030">
        <w:rPr>
          <w:rFonts w:ascii="Arial" w:hAnsi="Arial" w:cs="Arial"/>
          <w:sz w:val="20"/>
          <w:szCs w:val="20"/>
        </w:rPr>
        <w:t>​</w:t>
      </w:r>
      <w:r w:rsidR="00C27B1C" w:rsidRPr="00711030">
        <w:rPr>
          <w:rFonts w:ascii="Corbel" w:hAnsi="Corbel"/>
          <w:sz w:val="20"/>
          <w:szCs w:val="20"/>
        </w:rPr>
        <w:t xml:space="preserve">from mobility data to public health”), </w:t>
      </w:r>
      <w:r w:rsidR="00B02FC4" w:rsidRPr="00711030">
        <w:rPr>
          <w:rFonts w:ascii="Corbel" w:hAnsi="Corbel"/>
          <w:sz w:val="20"/>
          <w:szCs w:val="20"/>
        </w:rPr>
        <w:t>NetSci International Conference on Network Science, Vienna, Austria</w:t>
      </w:r>
      <w:r w:rsidR="009D678C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F041B1" w:rsidRPr="00711030">
        <w:rPr>
          <w:rFonts w:ascii="Corbel" w:hAnsi="Corbel"/>
          <w:sz w:val="20"/>
          <w:szCs w:val="20"/>
        </w:rPr>
        <w:t>Are changes in population mobility predictive of respiratory virus transmission? Insights from high resolution mobile phone data in the pre- and post-COVID-19 pandemic periods in Seattle, Washington</w:t>
      </w:r>
      <w:r w:rsidR="005272D3">
        <w:rPr>
          <w:rFonts w:ascii="Corbel" w:hAnsi="Corbel"/>
          <w:sz w:val="20"/>
          <w:szCs w:val="20"/>
        </w:rPr>
        <w:t>”</w:t>
      </w:r>
      <w:r w:rsidR="00933FAC" w:rsidRPr="00711030">
        <w:rPr>
          <w:rFonts w:ascii="Corbel" w:hAnsi="Corbel"/>
          <w:sz w:val="20"/>
          <w:szCs w:val="20"/>
        </w:rPr>
        <w:t xml:space="preserve"> </w:t>
      </w:r>
      <w:r w:rsidR="00933FAC" w:rsidRPr="00711030">
        <w:rPr>
          <w:rFonts w:ascii="Corbel" w:hAnsi="Corbel"/>
          <w:b/>
          <w:bCs/>
          <w:sz w:val="20"/>
          <w:szCs w:val="20"/>
        </w:rPr>
        <w:t>* Invited keynote speaker</w:t>
      </w:r>
    </w:p>
    <w:p w14:paraId="66EAA16D" w14:textId="18202C34" w:rsidR="00161C4E" w:rsidRPr="00711030" w:rsidRDefault="00D5647F" w:rsidP="003F715D">
      <w:pPr>
        <w:spacing w:before="80" w:after="80"/>
        <w:ind w:left="720" w:hanging="72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 xml:space="preserve">2022 </w:t>
      </w:r>
      <w:r w:rsidRPr="00711030">
        <w:rPr>
          <w:rFonts w:ascii="Corbel" w:hAnsi="Corbel"/>
          <w:sz w:val="20"/>
          <w:szCs w:val="20"/>
        </w:rPr>
        <w:tab/>
        <w:t>NIH/FDA COVID-19 Research Workshop</w:t>
      </w:r>
      <w:r w:rsidR="00C339F5" w:rsidRPr="00711030">
        <w:rPr>
          <w:rFonts w:ascii="Corbel" w:hAnsi="Corbel"/>
          <w:sz w:val="20"/>
          <w:szCs w:val="20"/>
        </w:rPr>
        <w:t xml:space="preserve"> </w:t>
      </w:r>
      <w:r w:rsidR="00B83BC7" w:rsidRPr="00711030">
        <w:rPr>
          <w:rFonts w:ascii="Corbel" w:hAnsi="Corbel"/>
          <w:sz w:val="20"/>
          <w:szCs w:val="20"/>
        </w:rPr>
        <w:t>(Virtual)</w:t>
      </w:r>
      <w:r w:rsidR="003F715D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161C4E" w:rsidRPr="00711030">
        <w:rPr>
          <w:rFonts w:ascii="Corbel" w:hAnsi="Corbel"/>
          <w:sz w:val="20"/>
          <w:szCs w:val="20"/>
        </w:rPr>
        <w:t>The impact of COVID-19 restrictions and mobility behavior on respiratory pathogen transmission in Seattle, Washington</w:t>
      </w:r>
      <w:r w:rsidR="005272D3">
        <w:rPr>
          <w:rFonts w:ascii="Corbel" w:hAnsi="Corbel"/>
          <w:sz w:val="20"/>
          <w:szCs w:val="20"/>
        </w:rPr>
        <w:t>”</w:t>
      </w:r>
    </w:p>
    <w:p w14:paraId="7AD4682A" w14:textId="0BDB7350" w:rsidR="00A80AF2" w:rsidRPr="00711030" w:rsidRDefault="003717D3" w:rsidP="003F715D">
      <w:pPr>
        <w:spacing w:before="80" w:after="80"/>
        <w:ind w:left="720" w:hanging="720"/>
        <w:outlineLvl w:val="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lastRenderedPageBreak/>
        <w:t>2022</w:t>
      </w:r>
      <w:r w:rsidRPr="00711030">
        <w:rPr>
          <w:rFonts w:ascii="Corbel" w:hAnsi="Corbel"/>
          <w:sz w:val="20"/>
          <w:szCs w:val="20"/>
        </w:rPr>
        <w:tab/>
        <w:t>Options XI for the Control of Influenza, Belfast, Northern Ireland</w:t>
      </w:r>
      <w:r w:rsidR="003F715D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3A6B41" w:rsidRPr="00711030">
        <w:rPr>
          <w:rFonts w:ascii="Corbel" w:hAnsi="Corbel"/>
          <w:sz w:val="20"/>
          <w:szCs w:val="20"/>
        </w:rPr>
        <w:t xml:space="preserve">Impact of antigenic drift on influenza A/H3N2 vaccine effectiveness in the </w:t>
      </w:r>
      <w:r w:rsidR="003E1942" w:rsidRPr="00711030">
        <w:rPr>
          <w:rFonts w:ascii="Corbel" w:hAnsi="Corbel"/>
          <w:sz w:val="20"/>
          <w:szCs w:val="20"/>
        </w:rPr>
        <w:t>U</w:t>
      </w:r>
      <w:r w:rsidR="00AF2F72" w:rsidRPr="00711030">
        <w:rPr>
          <w:rFonts w:ascii="Corbel" w:hAnsi="Corbel"/>
          <w:sz w:val="20"/>
          <w:szCs w:val="20"/>
        </w:rPr>
        <w:t>nited States</w:t>
      </w:r>
      <w:r w:rsidR="005272D3">
        <w:rPr>
          <w:rFonts w:ascii="Corbel" w:hAnsi="Corbel"/>
          <w:sz w:val="20"/>
          <w:szCs w:val="20"/>
        </w:rPr>
        <w:t>”</w:t>
      </w:r>
    </w:p>
    <w:p w14:paraId="2E90AE53" w14:textId="12B379D7" w:rsidR="0080364C" w:rsidRPr="00711030" w:rsidRDefault="003717D3" w:rsidP="003F715D">
      <w:pPr>
        <w:spacing w:before="80" w:after="80"/>
        <w:ind w:left="720" w:hanging="72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2022</w:t>
      </w:r>
      <w:r w:rsidRPr="00711030">
        <w:rPr>
          <w:rFonts w:ascii="Corbel" w:hAnsi="Corbel"/>
          <w:sz w:val="20"/>
          <w:szCs w:val="20"/>
        </w:rPr>
        <w:tab/>
        <w:t>NIH Modeling of Infectious Disease Agent Study (MIDAS) Annual Meeting</w:t>
      </w:r>
      <w:r w:rsidR="00CA275A" w:rsidRPr="00711030">
        <w:rPr>
          <w:rFonts w:ascii="Corbel" w:hAnsi="Corbel"/>
          <w:sz w:val="20"/>
          <w:szCs w:val="20"/>
        </w:rPr>
        <w:t xml:space="preserve">, Bethesda, </w:t>
      </w:r>
      <w:r w:rsidR="00F659B1" w:rsidRPr="00711030">
        <w:rPr>
          <w:rFonts w:ascii="Corbel" w:hAnsi="Corbel"/>
          <w:sz w:val="20"/>
          <w:szCs w:val="20"/>
        </w:rPr>
        <w:t>MD</w:t>
      </w:r>
      <w:r w:rsidR="003F715D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C77F44" w:rsidRPr="00711030">
        <w:rPr>
          <w:rFonts w:ascii="Corbel" w:hAnsi="Corbel"/>
          <w:sz w:val="20"/>
          <w:szCs w:val="20"/>
        </w:rPr>
        <w:t>The impact of social distancing on respiratory pathogen transmission in Seattle, Washington</w:t>
      </w:r>
      <w:r w:rsidR="005272D3">
        <w:rPr>
          <w:rFonts w:ascii="Corbel" w:hAnsi="Corbel"/>
          <w:sz w:val="20"/>
          <w:szCs w:val="20"/>
        </w:rPr>
        <w:t>”</w:t>
      </w:r>
    </w:p>
    <w:p w14:paraId="4FFD256E" w14:textId="4FF0C9C6" w:rsidR="00280215" w:rsidRPr="00711030" w:rsidRDefault="00A76DD4" w:rsidP="003F715D">
      <w:pPr>
        <w:spacing w:before="80" w:after="80"/>
        <w:ind w:left="720" w:hanging="72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2021</w:t>
      </w:r>
      <w:r w:rsidRPr="00711030">
        <w:rPr>
          <w:rFonts w:ascii="Corbel" w:hAnsi="Corbel"/>
          <w:sz w:val="20"/>
          <w:szCs w:val="20"/>
        </w:rPr>
        <w:tab/>
        <w:t xml:space="preserve">NIH </w:t>
      </w:r>
      <w:r w:rsidR="00B83BC7" w:rsidRPr="00711030">
        <w:rPr>
          <w:rFonts w:ascii="Corbel" w:hAnsi="Corbel"/>
          <w:sz w:val="20"/>
          <w:szCs w:val="20"/>
        </w:rPr>
        <w:t>Modeling of Infectious Disease Agent Study (MIDAS) Annual Meeting (Virtual)</w:t>
      </w:r>
      <w:r w:rsidR="009D678C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280215" w:rsidRPr="00711030">
        <w:rPr>
          <w:rFonts w:ascii="Corbel" w:hAnsi="Corbel"/>
          <w:sz w:val="20"/>
          <w:szCs w:val="20"/>
        </w:rPr>
        <w:t xml:space="preserve">Impact of antigenic drift on influenza A/H3N2 vaccine effectiveness in the </w:t>
      </w:r>
      <w:r w:rsidR="00AF2F72" w:rsidRPr="00711030">
        <w:rPr>
          <w:rFonts w:ascii="Corbel" w:hAnsi="Corbel"/>
          <w:sz w:val="20"/>
          <w:szCs w:val="20"/>
        </w:rPr>
        <w:t>United States</w:t>
      </w:r>
      <w:r w:rsidR="005272D3">
        <w:rPr>
          <w:rFonts w:ascii="Corbel" w:hAnsi="Corbel"/>
          <w:sz w:val="20"/>
          <w:szCs w:val="20"/>
        </w:rPr>
        <w:t>”</w:t>
      </w:r>
    </w:p>
    <w:p w14:paraId="22F1F744" w14:textId="7CFAAF5E" w:rsidR="00D10394" w:rsidRPr="00711030" w:rsidRDefault="00A76DD4" w:rsidP="003F715D">
      <w:pPr>
        <w:spacing w:before="80" w:after="80"/>
        <w:ind w:left="720" w:hanging="72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2021</w:t>
      </w:r>
      <w:r w:rsidR="00CF0557" w:rsidRPr="00711030">
        <w:rPr>
          <w:rFonts w:ascii="Corbel" w:hAnsi="Corbel"/>
          <w:sz w:val="20"/>
          <w:szCs w:val="20"/>
        </w:rPr>
        <w:tab/>
      </w:r>
      <w:r w:rsidRPr="00711030">
        <w:rPr>
          <w:rFonts w:ascii="Corbel" w:hAnsi="Corbel"/>
          <w:sz w:val="20"/>
          <w:szCs w:val="20"/>
        </w:rPr>
        <w:t xml:space="preserve">NIH </w:t>
      </w:r>
      <w:r w:rsidR="00BA0B73" w:rsidRPr="00711030">
        <w:rPr>
          <w:rFonts w:ascii="Corbel" w:hAnsi="Corbel"/>
          <w:sz w:val="20"/>
          <w:szCs w:val="20"/>
        </w:rPr>
        <w:t xml:space="preserve">NIAID </w:t>
      </w:r>
      <w:r w:rsidRPr="00711030">
        <w:rPr>
          <w:rFonts w:ascii="Corbel" w:hAnsi="Corbel"/>
          <w:sz w:val="20"/>
          <w:szCs w:val="20"/>
        </w:rPr>
        <w:t>Centers of Excellence for Influenza Research and Surveillance</w:t>
      </w:r>
      <w:r w:rsidR="001E6F6F" w:rsidRPr="00711030">
        <w:rPr>
          <w:rFonts w:ascii="Corbel" w:hAnsi="Corbel"/>
          <w:sz w:val="20"/>
          <w:szCs w:val="20"/>
        </w:rPr>
        <w:t xml:space="preserve"> </w:t>
      </w:r>
      <w:r w:rsidR="00867B23" w:rsidRPr="00711030">
        <w:rPr>
          <w:rFonts w:ascii="Corbel" w:hAnsi="Corbel"/>
          <w:sz w:val="20"/>
          <w:szCs w:val="20"/>
        </w:rPr>
        <w:t xml:space="preserve">(CEIRS) </w:t>
      </w:r>
      <w:r w:rsidRPr="00711030">
        <w:rPr>
          <w:rFonts w:ascii="Corbel" w:hAnsi="Corbel"/>
          <w:sz w:val="20"/>
          <w:szCs w:val="20"/>
        </w:rPr>
        <w:t>Annual Meeting</w:t>
      </w:r>
      <w:r w:rsidR="0041399C" w:rsidRPr="00711030">
        <w:rPr>
          <w:rFonts w:ascii="Corbel" w:hAnsi="Corbel"/>
          <w:sz w:val="20"/>
          <w:szCs w:val="20"/>
        </w:rPr>
        <w:t xml:space="preserve"> </w:t>
      </w:r>
      <w:r w:rsidR="00A80AF2" w:rsidRPr="00711030">
        <w:rPr>
          <w:rFonts w:ascii="Corbel" w:hAnsi="Corbel"/>
          <w:sz w:val="20"/>
          <w:szCs w:val="20"/>
        </w:rPr>
        <w:t>(Virtual)</w:t>
      </w:r>
      <w:r w:rsidR="00933FAC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AB0E83" w:rsidRPr="00711030">
        <w:rPr>
          <w:rFonts w:ascii="Corbel" w:hAnsi="Corbel"/>
          <w:sz w:val="20"/>
          <w:szCs w:val="20"/>
        </w:rPr>
        <w:t>Impact of antigenic drift on influenza A/H3N2 vaccine effectiveness in the United States</w:t>
      </w:r>
      <w:r w:rsidR="005272D3">
        <w:rPr>
          <w:rFonts w:ascii="Corbel" w:hAnsi="Corbel"/>
          <w:sz w:val="20"/>
          <w:szCs w:val="20"/>
        </w:rPr>
        <w:t>”</w:t>
      </w:r>
    </w:p>
    <w:p w14:paraId="3944991E" w14:textId="52A3497D" w:rsidR="000F7E9E" w:rsidRPr="00711030" w:rsidRDefault="00A76DD4" w:rsidP="003F715D">
      <w:pPr>
        <w:spacing w:before="80" w:after="80"/>
        <w:ind w:left="720" w:hanging="72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 xml:space="preserve">2020 </w:t>
      </w:r>
      <w:r w:rsidRPr="00711030">
        <w:rPr>
          <w:rFonts w:ascii="Corbel" w:hAnsi="Corbel"/>
          <w:sz w:val="20"/>
          <w:szCs w:val="20"/>
        </w:rPr>
        <w:tab/>
        <w:t>NIH</w:t>
      </w:r>
      <w:r w:rsidR="003F2EE2" w:rsidRPr="00711030">
        <w:rPr>
          <w:rFonts w:ascii="Corbel" w:hAnsi="Corbel"/>
          <w:sz w:val="20"/>
          <w:szCs w:val="20"/>
        </w:rPr>
        <w:t>/FDA</w:t>
      </w:r>
      <w:r w:rsidRPr="00711030">
        <w:rPr>
          <w:rFonts w:ascii="Corbel" w:hAnsi="Corbel"/>
          <w:sz w:val="20"/>
          <w:szCs w:val="20"/>
        </w:rPr>
        <w:t xml:space="preserve"> COVID-19 Research Workshop</w:t>
      </w:r>
      <w:r w:rsidR="0041399C" w:rsidRPr="00711030">
        <w:rPr>
          <w:rFonts w:ascii="Corbel" w:hAnsi="Corbel"/>
          <w:sz w:val="20"/>
          <w:szCs w:val="20"/>
        </w:rPr>
        <w:t xml:space="preserve"> </w:t>
      </w:r>
      <w:r w:rsidR="00A80AF2" w:rsidRPr="00711030">
        <w:rPr>
          <w:rFonts w:ascii="Corbel" w:hAnsi="Corbel"/>
          <w:sz w:val="20"/>
          <w:szCs w:val="20"/>
        </w:rPr>
        <w:t>(Virtual)</w:t>
      </w:r>
      <w:r w:rsidR="003F715D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0F7E9E" w:rsidRPr="00711030">
        <w:rPr>
          <w:rFonts w:ascii="Corbel" w:hAnsi="Corbel"/>
          <w:sz w:val="20"/>
          <w:szCs w:val="20"/>
        </w:rPr>
        <w:t>Utilizing Respiratory Syndromic Surveillance Data to Monitor COVID-19 Activity in South Africa</w:t>
      </w:r>
      <w:r w:rsidR="005272D3">
        <w:rPr>
          <w:rFonts w:ascii="Corbel" w:hAnsi="Corbel"/>
          <w:sz w:val="20"/>
          <w:szCs w:val="20"/>
        </w:rPr>
        <w:t>”</w:t>
      </w:r>
    </w:p>
    <w:p w14:paraId="17B3FB40" w14:textId="1736C531" w:rsidR="000F7E9E" w:rsidRPr="00711030" w:rsidRDefault="00A76DD4" w:rsidP="003F715D">
      <w:pPr>
        <w:spacing w:before="80" w:after="80"/>
        <w:ind w:left="720" w:hanging="72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2019</w:t>
      </w:r>
      <w:r w:rsidRPr="00711030">
        <w:rPr>
          <w:rFonts w:ascii="Corbel" w:hAnsi="Corbel"/>
          <w:sz w:val="20"/>
          <w:szCs w:val="20"/>
        </w:rPr>
        <w:tab/>
        <w:t>Epidemics</w:t>
      </w:r>
      <w:r w:rsidR="00407E7C" w:rsidRPr="00711030">
        <w:rPr>
          <w:rFonts w:ascii="Corbel" w:hAnsi="Corbel"/>
          <w:sz w:val="20"/>
          <w:szCs w:val="20"/>
          <w:vertAlign w:val="superscript"/>
        </w:rPr>
        <w:t>7</w:t>
      </w:r>
      <w:r w:rsidRPr="00711030">
        <w:rPr>
          <w:rFonts w:ascii="Corbel" w:hAnsi="Corbel"/>
          <w:sz w:val="20"/>
          <w:szCs w:val="20"/>
          <w:vertAlign w:val="superscript"/>
        </w:rPr>
        <w:t xml:space="preserve"> </w:t>
      </w:r>
      <w:r w:rsidRPr="00711030">
        <w:rPr>
          <w:rFonts w:ascii="Corbel" w:hAnsi="Corbel"/>
          <w:sz w:val="20"/>
          <w:szCs w:val="20"/>
        </w:rPr>
        <w:t xml:space="preserve">International Conference on Infectious Disease Dynamics, Charleston, </w:t>
      </w:r>
      <w:r w:rsidR="00F659B1" w:rsidRPr="00711030">
        <w:rPr>
          <w:rFonts w:ascii="Corbel" w:hAnsi="Corbel"/>
          <w:sz w:val="20"/>
          <w:szCs w:val="20"/>
        </w:rPr>
        <w:t>SC</w:t>
      </w:r>
      <w:r w:rsidR="003F715D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0F7E9E" w:rsidRPr="00711030">
        <w:rPr>
          <w:rFonts w:ascii="Corbel" w:hAnsi="Corbel"/>
          <w:sz w:val="20"/>
          <w:szCs w:val="20"/>
        </w:rPr>
        <w:t>Impact of influenza antigenic evolution on disease dynamics in the United States</w:t>
      </w:r>
      <w:r w:rsidR="005272D3">
        <w:rPr>
          <w:rFonts w:ascii="Corbel" w:hAnsi="Corbel"/>
          <w:sz w:val="20"/>
          <w:szCs w:val="20"/>
        </w:rPr>
        <w:t>”</w:t>
      </w:r>
    </w:p>
    <w:p w14:paraId="2DAE059F" w14:textId="09D80DB8" w:rsidR="000F7E9E" w:rsidRPr="00711030" w:rsidRDefault="00A76DD4" w:rsidP="003F715D">
      <w:pPr>
        <w:spacing w:before="80" w:after="80"/>
        <w:ind w:left="720" w:hanging="720"/>
        <w:outlineLvl w:val="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2019</w:t>
      </w:r>
      <w:r w:rsidRPr="00711030">
        <w:rPr>
          <w:rFonts w:ascii="Corbel" w:hAnsi="Corbel"/>
          <w:sz w:val="20"/>
          <w:szCs w:val="20"/>
        </w:rPr>
        <w:tab/>
        <w:t>Options X for the Control of Influenza, Singapore</w:t>
      </w:r>
      <w:r w:rsidR="003F715D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0F7E9E" w:rsidRPr="00711030">
        <w:rPr>
          <w:rFonts w:ascii="Corbel" w:hAnsi="Corbel"/>
          <w:sz w:val="20"/>
          <w:szCs w:val="20"/>
        </w:rPr>
        <w:t>Impact of influenza antigenic evolution on disease dynamics in the United States</w:t>
      </w:r>
      <w:r w:rsidR="005272D3">
        <w:rPr>
          <w:rFonts w:ascii="Corbel" w:hAnsi="Corbel"/>
          <w:sz w:val="20"/>
          <w:szCs w:val="20"/>
        </w:rPr>
        <w:t>”</w:t>
      </w:r>
    </w:p>
    <w:p w14:paraId="254670D2" w14:textId="093B461D" w:rsidR="000F7E9E" w:rsidRPr="00711030" w:rsidRDefault="008722C1" w:rsidP="003F715D">
      <w:pPr>
        <w:spacing w:before="80" w:after="80"/>
        <w:ind w:left="720" w:hanging="720"/>
        <w:outlineLvl w:val="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2018</w:t>
      </w:r>
      <w:r w:rsidRPr="00711030">
        <w:rPr>
          <w:rFonts w:ascii="Corbel" w:hAnsi="Corbel"/>
          <w:sz w:val="20"/>
          <w:szCs w:val="20"/>
        </w:rPr>
        <w:tab/>
      </w:r>
      <w:r w:rsidR="00A76DD4" w:rsidRPr="00711030">
        <w:rPr>
          <w:rFonts w:ascii="Corbel" w:hAnsi="Corbel"/>
          <w:sz w:val="20"/>
          <w:szCs w:val="20"/>
        </w:rPr>
        <w:t>American Association of Physical Anthropologists</w:t>
      </w:r>
      <w:r w:rsidR="00CC071D" w:rsidRPr="00711030">
        <w:rPr>
          <w:rFonts w:ascii="Corbel" w:hAnsi="Corbel"/>
          <w:sz w:val="20"/>
          <w:szCs w:val="20"/>
        </w:rPr>
        <w:t xml:space="preserve"> (AAPA)</w:t>
      </w:r>
      <w:r w:rsidR="00A76DD4" w:rsidRPr="00711030">
        <w:rPr>
          <w:rFonts w:ascii="Corbel" w:hAnsi="Corbel"/>
          <w:sz w:val="20"/>
          <w:szCs w:val="20"/>
        </w:rPr>
        <w:t xml:space="preserve"> Conference, Austin, T</w:t>
      </w:r>
      <w:r w:rsidR="00F659B1" w:rsidRPr="00711030">
        <w:rPr>
          <w:rFonts w:ascii="Corbel" w:hAnsi="Corbel"/>
          <w:sz w:val="20"/>
          <w:szCs w:val="20"/>
        </w:rPr>
        <w:t>X</w:t>
      </w:r>
      <w:r w:rsidR="003F715D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0F7E9E" w:rsidRPr="00711030">
        <w:rPr>
          <w:rFonts w:ascii="Corbel" w:hAnsi="Corbel"/>
          <w:sz w:val="20"/>
          <w:szCs w:val="20"/>
        </w:rPr>
        <w:t>Gut microbiome diversity across sympatric mammal populations of Madagascar reflects diet, substrate use, and host phylogeny</w:t>
      </w:r>
      <w:r w:rsidR="005272D3">
        <w:rPr>
          <w:rFonts w:ascii="Corbel" w:hAnsi="Corbel"/>
          <w:sz w:val="20"/>
          <w:szCs w:val="20"/>
        </w:rPr>
        <w:t>”</w:t>
      </w:r>
    </w:p>
    <w:p w14:paraId="62113449" w14:textId="3A53D367" w:rsidR="000F7E9E" w:rsidRPr="00711030" w:rsidRDefault="008722C1" w:rsidP="003F715D">
      <w:pPr>
        <w:spacing w:before="80" w:after="80"/>
        <w:ind w:left="720" w:hanging="720"/>
        <w:outlineLvl w:val="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2016</w:t>
      </w:r>
      <w:r w:rsidRPr="00711030">
        <w:rPr>
          <w:rFonts w:ascii="Corbel" w:hAnsi="Corbel"/>
          <w:sz w:val="20"/>
          <w:szCs w:val="20"/>
        </w:rPr>
        <w:tab/>
      </w:r>
      <w:r w:rsidR="00A76DD4" w:rsidRPr="00711030">
        <w:rPr>
          <w:rFonts w:ascii="Corbel" w:hAnsi="Corbel"/>
          <w:sz w:val="20"/>
          <w:szCs w:val="20"/>
        </w:rPr>
        <w:t xml:space="preserve">NSF BEACON </w:t>
      </w:r>
      <w:r w:rsidR="00B17019" w:rsidRPr="00711030">
        <w:rPr>
          <w:rFonts w:ascii="Corbel" w:hAnsi="Corbel"/>
          <w:sz w:val="20"/>
          <w:szCs w:val="20"/>
        </w:rPr>
        <w:t xml:space="preserve">Annual Congress, </w:t>
      </w:r>
      <w:r w:rsidR="00A76DD4" w:rsidRPr="00711030">
        <w:rPr>
          <w:rFonts w:ascii="Corbel" w:hAnsi="Corbel"/>
          <w:sz w:val="20"/>
          <w:szCs w:val="20"/>
        </w:rPr>
        <w:t>Michigan State University, East Lansing, M</w:t>
      </w:r>
      <w:r w:rsidR="00F659B1" w:rsidRPr="00711030">
        <w:rPr>
          <w:rFonts w:ascii="Corbel" w:hAnsi="Corbel"/>
          <w:sz w:val="20"/>
          <w:szCs w:val="20"/>
        </w:rPr>
        <w:t>I</w:t>
      </w:r>
      <w:r w:rsidR="003F715D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474F3A" w:rsidRPr="00711030">
        <w:rPr>
          <w:rFonts w:ascii="Corbel" w:hAnsi="Corbel"/>
          <w:sz w:val="20"/>
          <w:szCs w:val="20"/>
          <w:lang w:eastAsia="ja-JP"/>
        </w:rPr>
        <w:t>Social network structure shapes gut microbial communities in wild Verreaux’s sifaka</w:t>
      </w:r>
      <w:r w:rsidR="005272D3">
        <w:rPr>
          <w:rFonts w:ascii="Corbel" w:hAnsi="Corbel"/>
          <w:sz w:val="20"/>
          <w:szCs w:val="20"/>
          <w:lang w:eastAsia="ja-JP"/>
        </w:rPr>
        <w:t>”</w:t>
      </w:r>
    </w:p>
    <w:p w14:paraId="23302BFF" w14:textId="5B1182A7" w:rsidR="000E4B11" w:rsidRPr="00711030" w:rsidRDefault="000E4B11" w:rsidP="00807BF7">
      <w:pPr>
        <w:spacing w:before="80" w:after="80"/>
        <w:rPr>
          <w:rFonts w:ascii="Corbel" w:hAnsi="Corbel"/>
          <w:b/>
          <w:sz w:val="20"/>
          <w:szCs w:val="20"/>
        </w:rPr>
      </w:pPr>
      <w:r w:rsidRPr="00711030">
        <w:rPr>
          <w:rFonts w:ascii="Corbel" w:hAnsi="Corbel"/>
          <w:b/>
          <w:sz w:val="20"/>
          <w:szCs w:val="20"/>
        </w:rPr>
        <w:t>Poster presentations</w:t>
      </w:r>
    </w:p>
    <w:p w14:paraId="52B5D45B" w14:textId="29D25242" w:rsidR="000E4B11" w:rsidRPr="00711030" w:rsidRDefault="000E4B11" w:rsidP="000E4B11">
      <w:pPr>
        <w:spacing w:before="80" w:after="80"/>
        <w:ind w:left="720" w:hanging="720"/>
        <w:outlineLvl w:val="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2020</w:t>
      </w:r>
      <w:r w:rsidRPr="00711030">
        <w:rPr>
          <w:rFonts w:ascii="Corbel" w:hAnsi="Corbel"/>
          <w:sz w:val="20"/>
          <w:szCs w:val="20"/>
        </w:rPr>
        <w:tab/>
        <w:t xml:space="preserve">European Scientific Working group on Influenza (ESWI) Conference (Virtual) </w:t>
      </w:r>
      <w:r w:rsidR="005272D3">
        <w:rPr>
          <w:rFonts w:ascii="Corbel" w:hAnsi="Corbel"/>
          <w:sz w:val="20"/>
          <w:szCs w:val="20"/>
        </w:rPr>
        <w:t>“</w:t>
      </w:r>
      <w:r w:rsidRPr="00711030">
        <w:rPr>
          <w:rFonts w:ascii="Corbel" w:hAnsi="Corbel"/>
          <w:sz w:val="20"/>
          <w:szCs w:val="20"/>
        </w:rPr>
        <w:t>Impact of influenza antigenic evolution on disease dynamics in the United States</w:t>
      </w:r>
      <w:r w:rsidR="005272D3">
        <w:rPr>
          <w:rFonts w:ascii="Corbel" w:hAnsi="Corbel"/>
          <w:sz w:val="20"/>
          <w:szCs w:val="20"/>
        </w:rPr>
        <w:t>”</w:t>
      </w:r>
    </w:p>
    <w:p w14:paraId="144C4A28" w14:textId="635807EB" w:rsidR="000E4B11" w:rsidRPr="00711030" w:rsidRDefault="000E4B11" w:rsidP="000E4B11">
      <w:pPr>
        <w:spacing w:before="80" w:after="80"/>
        <w:ind w:left="720" w:hanging="720"/>
        <w:outlineLvl w:val="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2019</w:t>
      </w:r>
      <w:r w:rsidRPr="00711030">
        <w:rPr>
          <w:rFonts w:ascii="Corbel" w:hAnsi="Corbel"/>
          <w:sz w:val="20"/>
          <w:szCs w:val="20"/>
        </w:rPr>
        <w:tab/>
        <w:t xml:space="preserve">Ecology and Evolution of Infectious Diseases (EEID) Conference, Princeton, NJ </w:t>
      </w:r>
      <w:r w:rsidR="005272D3">
        <w:rPr>
          <w:rFonts w:ascii="Corbel" w:hAnsi="Corbel"/>
          <w:sz w:val="20"/>
          <w:szCs w:val="20"/>
        </w:rPr>
        <w:t>“</w:t>
      </w:r>
      <w:r w:rsidRPr="00711030">
        <w:rPr>
          <w:rFonts w:ascii="Corbel" w:hAnsi="Corbel"/>
          <w:sz w:val="20"/>
          <w:szCs w:val="20"/>
        </w:rPr>
        <w:t>Impact of influenza antigenic evolution on disease dynamics in the United States</w:t>
      </w:r>
      <w:r w:rsidR="005272D3">
        <w:rPr>
          <w:rFonts w:ascii="Corbel" w:hAnsi="Corbel"/>
          <w:sz w:val="20"/>
          <w:szCs w:val="20"/>
        </w:rPr>
        <w:t>”</w:t>
      </w:r>
    </w:p>
    <w:p w14:paraId="73807FD0" w14:textId="06B45B88" w:rsidR="000E4B11" w:rsidRPr="00711030" w:rsidRDefault="000E4B11" w:rsidP="000E4B11">
      <w:pPr>
        <w:spacing w:before="80" w:after="80"/>
        <w:ind w:left="720" w:hanging="72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2017</w:t>
      </w:r>
      <w:r w:rsidRPr="00711030">
        <w:rPr>
          <w:rFonts w:ascii="Corbel" w:hAnsi="Corbel"/>
          <w:sz w:val="20"/>
          <w:szCs w:val="20"/>
        </w:rPr>
        <w:tab/>
        <w:t xml:space="preserve">Society of Molecular Biology and Evolution (SMBE) Conference, Austin, TX </w:t>
      </w:r>
      <w:r w:rsidR="005272D3">
        <w:rPr>
          <w:rFonts w:ascii="Corbel" w:hAnsi="Corbel"/>
          <w:sz w:val="20"/>
          <w:szCs w:val="20"/>
        </w:rPr>
        <w:t>“</w:t>
      </w:r>
      <w:r w:rsidRPr="00711030">
        <w:rPr>
          <w:rFonts w:ascii="Corbel" w:hAnsi="Corbel"/>
          <w:sz w:val="20"/>
          <w:szCs w:val="20"/>
          <w:lang w:eastAsia="ja-JP"/>
        </w:rPr>
        <w:t>Hierarchical social networks shape gut microbial composition in wild Verreaux’s sifaka</w:t>
      </w:r>
      <w:r w:rsidR="005272D3">
        <w:rPr>
          <w:rFonts w:ascii="Corbel" w:hAnsi="Corbel"/>
          <w:sz w:val="20"/>
          <w:szCs w:val="20"/>
          <w:lang w:eastAsia="ja-JP"/>
        </w:rPr>
        <w:t>”</w:t>
      </w:r>
    </w:p>
    <w:p w14:paraId="48D55D97" w14:textId="6379350E" w:rsidR="000E4B11" w:rsidRPr="00711030" w:rsidRDefault="000E4B11" w:rsidP="000E4B11">
      <w:pPr>
        <w:spacing w:before="80" w:after="80"/>
        <w:ind w:left="720" w:hanging="72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2017</w:t>
      </w:r>
      <w:r w:rsidRPr="00711030">
        <w:rPr>
          <w:rFonts w:ascii="Corbel" w:hAnsi="Corbel"/>
          <w:sz w:val="20"/>
          <w:szCs w:val="20"/>
        </w:rPr>
        <w:tab/>
        <w:t xml:space="preserve">Ecology and Evolution of Infectious Diseases (EEID) Conference, Isla Vista, CA </w:t>
      </w:r>
      <w:r w:rsidR="005272D3">
        <w:rPr>
          <w:rFonts w:ascii="Corbel" w:hAnsi="Corbel"/>
          <w:sz w:val="20"/>
          <w:szCs w:val="20"/>
        </w:rPr>
        <w:t>“</w:t>
      </w:r>
      <w:r w:rsidRPr="00711030">
        <w:rPr>
          <w:rFonts w:ascii="Corbel" w:hAnsi="Corbel"/>
          <w:sz w:val="20"/>
          <w:szCs w:val="20"/>
          <w:lang w:eastAsia="ja-JP"/>
        </w:rPr>
        <w:t>Hierarchical social networks shape gut microbial composition in wild Verreaux’s sifaka</w:t>
      </w:r>
      <w:r w:rsidR="005272D3">
        <w:rPr>
          <w:rFonts w:ascii="Corbel" w:hAnsi="Corbel"/>
          <w:sz w:val="20"/>
          <w:szCs w:val="20"/>
          <w:lang w:eastAsia="ja-JP"/>
        </w:rPr>
        <w:t>”</w:t>
      </w:r>
    </w:p>
    <w:p w14:paraId="63C9E07C" w14:textId="4D3268B1" w:rsidR="000E4B11" w:rsidRPr="00711030" w:rsidRDefault="000E4B11" w:rsidP="00CC7701">
      <w:pPr>
        <w:spacing w:before="80" w:after="80"/>
        <w:ind w:left="720" w:hanging="72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 xml:space="preserve">2015 </w:t>
      </w:r>
      <w:r w:rsidRPr="00711030">
        <w:rPr>
          <w:rFonts w:ascii="Corbel" w:hAnsi="Corbel"/>
          <w:sz w:val="20"/>
          <w:szCs w:val="20"/>
        </w:rPr>
        <w:tab/>
        <w:t>Epidemics</w:t>
      </w:r>
      <w:r w:rsidRPr="00711030">
        <w:rPr>
          <w:rFonts w:ascii="Corbel" w:hAnsi="Corbel"/>
          <w:sz w:val="20"/>
          <w:szCs w:val="20"/>
          <w:vertAlign w:val="superscript"/>
        </w:rPr>
        <w:t>5</w:t>
      </w:r>
      <w:r w:rsidRPr="00711030">
        <w:rPr>
          <w:rFonts w:ascii="Corbel" w:hAnsi="Corbel"/>
          <w:sz w:val="20"/>
          <w:szCs w:val="20"/>
        </w:rPr>
        <w:t xml:space="preserve"> International Conference on Infectious Disease Dynamics, Clearwater Beach, FL </w:t>
      </w:r>
      <w:r w:rsidR="005272D3">
        <w:rPr>
          <w:rFonts w:ascii="Corbel" w:hAnsi="Corbel"/>
          <w:sz w:val="20"/>
          <w:szCs w:val="20"/>
        </w:rPr>
        <w:t>“</w:t>
      </w:r>
      <w:r w:rsidRPr="00711030">
        <w:rPr>
          <w:rFonts w:ascii="Corbel" w:hAnsi="Corbel"/>
          <w:sz w:val="20"/>
          <w:szCs w:val="20"/>
          <w:lang w:eastAsia="ja-JP"/>
        </w:rPr>
        <w:t>Social network structure shapes gut microbial communities in wild Verreaux’s sifaka</w:t>
      </w:r>
      <w:r w:rsidR="005272D3">
        <w:rPr>
          <w:rFonts w:ascii="Corbel" w:hAnsi="Corbel"/>
          <w:sz w:val="20"/>
          <w:szCs w:val="20"/>
          <w:lang w:eastAsia="ja-JP"/>
        </w:rPr>
        <w:t>”</w:t>
      </w:r>
    </w:p>
    <w:p w14:paraId="77E9CC0D" w14:textId="5AED0AB5" w:rsidR="003951E3" w:rsidRPr="00711030" w:rsidRDefault="00581DD3" w:rsidP="009D678C">
      <w:pPr>
        <w:spacing w:before="200" w:after="100"/>
        <w:rPr>
          <w:rFonts w:ascii="Corbel" w:hAnsi="Corbel"/>
          <w:b/>
          <w:sz w:val="22"/>
          <w:szCs w:val="22"/>
        </w:rPr>
      </w:pPr>
      <w:r>
        <w:rPr>
          <w:rFonts w:ascii="Corbel" w:hAnsi="Corbel"/>
          <w:b/>
          <w:sz w:val="22"/>
          <w:szCs w:val="22"/>
        </w:rPr>
        <w:t>Invited s</w:t>
      </w:r>
      <w:r w:rsidR="00655866" w:rsidRPr="00711030">
        <w:rPr>
          <w:rFonts w:ascii="Corbel" w:hAnsi="Corbel"/>
          <w:b/>
          <w:sz w:val="22"/>
          <w:szCs w:val="22"/>
        </w:rPr>
        <w:t>eminar</w:t>
      </w:r>
      <w:r w:rsidR="00A339C3">
        <w:rPr>
          <w:rFonts w:ascii="Corbel" w:hAnsi="Corbel"/>
          <w:b/>
          <w:sz w:val="22"/>
          <w:szCs w:val="22"/>
        </w:rPr>
        <w:t>s</w:t>
      </w:r>
      <w:r w:rsidR="00DA0A06" w:rsidRPr="00711030">
        <w:rPr>
          <w:rFonts w:ascii="Corbel" w:hAnsi="Corbel"/>
          <w:b/>
          <w:sz w:val="22"/>
          <w:szCs w:val="22"/>
        </w:rPr>
        <w:t xml:space="preserve"> </w:t>
      </w:r>
      <w:r w:rsidR="00DA0A06" w:rsidRPr="00711030">
        <w:rPr>
          <w:rFonts w:ascii="Corbel" w:hAnsi="Corbel"/>
          <w:bCs/>
          <w:sz w:val="22"/>
          <w:szCs w:val="22"/>
        </w:rPr>
        <w:t>(</w:t>
      </w:r>
      <w:r w:rsidR="00B9791E">
        <w:rPr>
          <w:rFonts w:ascii="Corbel" w:hAnsi="Corbel"/>
          <w:bCs/>
          <w:sz w:val="22"/>
          <w:szCs w:val="22"/>
        </w:rPr>
        <w:t>selected</w:t>
      </w:r>
      <w:r w:rsidR="00DA0A06" w:rsidRPr="00711030">
        <w:rPr>
          <w:rFonts w:ascii="Corbel" w:hAnsi="Corbel"/>
          <w:bCs/>
          <w:sz w:val="22"/>
          <w:szCs w:val="22"/>
        </w:rPr>
        <w:t>)</w:t>
      </w:r>
    </w:p>
    <w:p w14:paraId="2964B81D" w14:textId="6BEE88A2" w:rsidR="000E43CE" w:rsidRPr="00711030" w:rsidRDefault="00F64F57" w:rsidP="00B008C6">
      <w:pPr>
        <w:spacing w:before="80" w:after="80"/>
        <w:ind w:left="720" w:hanging="72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2025</w:t>
      </w:r>
      <w:r w:rsidR="0073088D" w:rsidRPr="00711030">
        <w:rPr>
          <w:rFonts w:ascii="Corbel" w:hAnsi="Corbel"/>
          <w:sz w:val="20"/>
          <w:szCs w:val="20"/>
        </w:rPr>
        <w:tab/>
        <w:t>Bouvé College of Health Sciences</w:t>
      </w:r>
      <w:r w:rsidR="0016226E" w:rsidRPr="00711030">
        <w:rPr>
          <w:rFonts w:ascii="Corbel" w:hAnsi="Corbel"/>
          <w:sz w:val="20"/>
          <w:szCs w:val="20"/>
        </w:rPr>
        <w:t>, Northeastern University (Virtual)</w:t>
      </w:r>
      <w:r w:rsidR="00B008C6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B008C6" w:rsidRPr="00711030">
        <w:rPr>
          <w:rFonts w:ascii="Corbel" w:hAnsi="Corbel"/>
          <w:sz w:val="20"/>
          <w:szCs w:val="20"/>
        </w:rPr>
        <w:t>Elucidating the Ecological, Evolutionary, and Behavioral Drivers of Respiratory Virus Outbreaks</w:t>
      </w:r>
      <w:r w:rsidR="005272D3">
        <w:rPr>
          <w:rFonts w:ascii="Corbel" w:hAnsi="Corbel"/>
          <w:sz w:val="20"/>
          <w:szCs w:val="20"/>
        </w:rPr>
        <w:t>”</w:t>
      </w:r>
    </w:p>
    <w:p w14:paraId="45597391" w14:textId="0ACFBE95" w:rsidR="000626D7" w:rsidRPr="00711030" w:rsidRDefault="006D794E" w:rsidP="004812B3">
      <w:pPr>
        <w:spacing w:before="80" w:after="80"/>
        <w:ind w:left="720" w:hanging="72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2024</w:t>
      </w:r>
      <w:r w:rsidRPr="00711030">
        <w:rPr>
          <w:rFonts w:ascii="Corbel" w:hAnsi="Corbel"/>
          <w:sz w:val="20"/>
          <w:szCs w:val="20"/>
        </w:rPr>
        <w:tab/>
      </w:r>
      <w:r w:rsidR="000626D7" w:rsidRPr="00711030">
        <w:rPr>
          <w:rFonts w:ascii="Corbel" w:hAnsi="Corbel"/>
          <w:sz w:val="20"/>
          <w:szCs w:val="20"/>
        </w:rPr>
        <w:t>Yale School of Public Health</w:t>
      </w:r>
      <w:r w:rsidR="0073088D" w:rsidRPr="00711030">
        <w:rPr>
          <w:rFonts w:ascii="Corbel" w:hAnsi="Corbel"/>
          <w:sz w:val="20"/>
          <w:szCs w:val="20"/>
        </w:rPr>
        <w:t>,</w:t>
      </w:r>
      <w:r w:rsidR="00C75A0A" w:rsidRPr="00711030">
        <w:rPr>
          <w:rFonts w:ascii="Corbel" w:hAnsi="Corbel"/>
          <w:sz w:val="20"/>
          <w:szCs w:val="20"/>
        </w:rPr>
        <w:t xml:space="preserve"> New Haven, CT</w:t>
      </w:r>
      <w:r w:rsidR="00F64F57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F64F57" w:rsidRPr="00711030">
        <w:rPr>
          <w:rFonts w:ascii="Corbel" w:hAnsi="Corbel"/>
          <w:sz w:val="20"/>
          <w:szCs w:val="20"/>
        </w:rPr>
        <w:t>Impacts of human mobility on the citywide transmission dynamics of respiratory viruses: Insights from the Seattle Flu Study and high-resolution mobile phone data</w:t>
      </w:r>
      <w:r w:rsidR="005272D3">
        <w:rPr>
          <w:rFonts w:ascii="Corbel" w:hAnsi="Corbel"/>
          <w:sz w:val="20"/>
          <w:szCs w:val="20"/>
        </w:rPr>
        <w:t>”</w:t>
      </w:r>
    </w:p>
    <w:p w14:paraId="191597EE" w14:textId="33EDAC91" w:rsidR="000E43CE" w:rsidRPr="00711030" w:rsidRDefault="000E43CE" w:rsidP="004812B3">
      <w:pPr>
        <w:spacing w:before="80" w:after="80"/>
        <w:ind w:left="720" w:hanging="72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2024</w:t>
      </w:r>
      <w:r w:rsidR="0073088D" w:rsidRPr="00711030">
        <w:rPr>
          <w:rFonts w:ascii="Corbel" w:hAnsi="Corbel"/>
          <w:sz w:val="20"/>
          <w:szCs w:val="20"/>
        </w:rPr>
        <w:tab/>
        <w:t xml:space="preserve">Network Science Institute, Northeastern University, Boston, MA. </w:t>
      </w:r>
      <w:r w:rsidR="005272D3">
        <w:rPr>
          <w:rFonts w:ascii="Corbel" w:hAnsi="Corbel"/>
          <w:sz w:val="20"/>
          <w:szCs w:val="20"/>
        </w:rPr>
        <w:t>“</w:t>
      </w:r>
      <w:r w:rsidR="0073088D" w:rsidRPr="00711030">
        <w:rPr>
          <w:rFonts w:ascii="Corbel" w:hAnsi="Corbel"/>
          <w:sz w:val="20"/>
          <w:szCs w:val="20"/>
        </w:rPr>
        <w:t>Impacts of human mobility on the citywide transmission dynamics of respiratory viruses in pre- and post</w:t>
      </w:r>
      <w:r w:rsidR="00B008C6" w:rsidRPr="00711030">
        <w:rPr>
          <w:rFonts w:ascii="Corbel" w:hAnsi="Corbel"/>
          <w:sz w:val="20"/>
          <w:szCs w:val="20"/>
        </w:rPr>
        <w:t>-</w:t>
      </w:r>
      <w:r w:rsidR="0073088D" w:rsidRPr="00711030">
        <w:rPr>
          <w:rFonts w:ascii="Corbel" w:hAnsi="Corbel"/>
          <w:sz w:val="20"/>
          <w:szCs w:val="20"/>
        </w:rPr>
        <w:t>COVID-19 pandemic years</w:t>
      </w:r>
      <w:r w:rsidR="005272D3">
        <w:rPr>
          <w:rFonts w:ascii="Corbel" w:hAnsi="Corbel"/>
          <w:sz w:val="20"/>
          <w:szCs w:val="20"/>
        </w:rPr>
        <w:t>”</w:t>
      </w:r>
    </w:p>
    <w:p w14:paraId="171325EE" w14:textId="61C5F261" w:rsidR="007049AB" w:rsidRPr="00711030" w:rsidRDefault="005B17F5" w:rsidP="004812B3">
      <w:pPr>
        <w:spacing w:before="80" w:after="80"/>
        <w:ind w:left="720" w:hanging="72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2023</w:t>
      </w:r>
      <w:r w:rsidR="004904C8" w:rsidRPr="00711030">
        <w:rPr>
          <w:rFonts w:ascii="Corbel" w:hAnsi="Corbel"/>
          <w:sz w:val="20"/>
          <w:szCs w:val="20"/>
        </w:rPr>
        <w:tab/>
      </w:r>
      <w:r w:rsidR="00C503F2" w:rsidRPr="00711030">
        <w:rPr>
          <w:rFonts w:ascii="Corbel" w:hAnsi="Corbel"/>
          <w:sz w:val="20"/>
          <w:szCs w:val="20"/>
        </w:rPr>
        <w:t xml:space="preserve">US </w:t>
      </w:r>
      <w:r w:rsidR="004904C8" w:rsidRPr="00711030">
        <w:rPr>
          <w:rFonts w:ascii="Corbel" w:hAnsi="Corbel"/>
          <w:sz w:val="20"/>
          <w:szCs w:val="20"/>
        </w:rPr>
        <w:t>CDC Technical Outreach and Assistance to States (TOAST) Office Hours</w:t>
      </w:r>
      <w:r w:rsidR="003F715D" w:rsidRPr="00711030">
        <w:rPr>
          <w:rFonts w:ascii="Corbel" w:hAnsi="Corbel"/>
          <w:sz w:val="20"/>
          <w:szCs w:val="20"/>
        </w:rPr>
        <w:t xml:space="preserve"> (Virtual)</w:t>
      </w:r>
      <w:r w:rsidR="00FD1E76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7049AB" w:rsidRPr="00711030">
        <w:rPr>
          <w:rFonts w:ascii="Corbel" w:hAnsi="Corbel"/>
          <w:sz w:val="20"/>
          <w:szCs w:val="20"/>
        </w:rPr>
        <w:t>Are changes in population mobility predictive of respiratory virus transmission? Insights from high resolution mobile phone data in the pre- and post-COVID-19 pandemic periods in Seattle, Washington</w:t>
      </w:r>
      <w:r w:rsidR="005272D3">
        <w:rPr>
          <w:rFonts w:ascii="Corbel" w:hAnsi="Corbel"/>
          <w:sz w:val="20"/>
          <w:szCs w:val="20"/>
        </w:rPr>
        <w:t>”</w:t>
      </w:r>
    </w:p>
    <w:p w14:paraId="6570A9BC" w14:textId="2A7F003F" w:rsidR="00200E9F" w:rsidRPr="00711030" w:rsidRDefault="000A0DB6" w:rsidP="004812B3">
      <w:pPr>
        <w:spacing w:before="80" w:after="80"/>
        <w:ind w:left="720" w:hanging="72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2023</w:t>
      </w:r>
      <w:r w:rsidRPr="00711030">
        <w:rPr>
          <w:rFonts w:ascii="Corbel" w:hAnsi="Corbel"/>
          <w:sz w:val="20"/>
          <w:szCs w:val="20"/>
        </w:rPr>
        <w:tab/>
      </w:r>
      <w:r w:rsidR="009B1135" w:rsidRPr="00711030">
        <w:rPr>
          <w:rFonts w:ascii="Corbel" w:hAnsi="Corbel"/>
          <w:sz w:val="20"/>
          <w:szCs w:val="20"/>
        </w:rPr>
        <w:t xml:space="preserve">Pierre Louis Institute of Epidemiology and Public Health (IPLESP), French National Institute of Health and Medical </w:t>
      </w:r>
      <w:r w:rsidR="00FE79D4" w:rsidRPr="00711030">
        <w:rPr>
          <w:rFonts w:ascii="Corbel" w:hAnsi="Corbel"/>
          <w:sz w:val="20"/>
          <w:szCs w:val="20"/>
        </w:rPr>
        <w:t xml:space="preserve">Research </w:t>
      </w:r>
      <w:r w:rsidR="009B1135" w:rsidRPr="00711030">
        <w:rPr>
          <w:rFonts w:ascii="Corbel" w:hAnsi="Corbel"/>
          <w:sz w:val="20"/>
          <w:szCs w:val="20"/>
        </w:rPr>
        <w:t>(INSERM)</w:t>
      </w:r>
      <w:r w:rsidR="00903400" w:rsidRPr="00711030">
        <w:rPr>
          <w:rFonts w:ascii="Corbel" w:hAnsi="Corbel"/>
          <w:sz w:val="20"/>
          <w:szCs w:val="20"/>
        </w:rPr>
        <w:t>, Paris, France</w:t>
      </w:r>
      <w:r w:rsidR="00DB5A7F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200E9F" w:rsidRPr="00711030">
        <w:rPr>
          <w:rFonts w:ascii="Corbel" w:hAnsi="Corbel"/>
          <w:sz w:val="20"/>
          <w:szCs w:val="20"/>
        </w:rPr>
        <w:t>Are changes in population mobility predictive of respiratory virus transmission? Insights from high resolution mobile phone data in the pre- and post-COVID-19 pandemic periods in Seattle, Washington</w:t>
      </w:r>
      <w:r w:rsidR="005272D3">
        <w:rPr>
          <w:rFonts w:ascii="Corbel" w:hAnsi="Corbel"/>
          <w:sz w:val="20"/>
          <w:szCs w:val="20"/>
        </w:rPr>
        <w:t>”</w:t>
      </w:r>
    </w:p>
    <w:p w14:paraId="6AECCFFE" w14:textId="5F65BE59" w:rsidR="00F46FEF" w:rsidRPr="00711030" w:rsidRDefault="000A00B6" w:rsidP="004812B3">
      <w:pPr>
        <w:spacing w:before="80" w:after="80"/>
        <w:ind w:left="720" w:hanging="72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2023</w:t>
      </w:r>
      <w:r w:rsidRPr="00711030">
        <w:rPr>
          <w:rFonts w:ascii="Corbel" w:hAnsi="Corbel"/>
          <w:sz w:val="20"/>
          <w:szCs w:val="20"/>
        </w:rPr>
        <w:tab/>
        <w:t xml:space="preserve">Infectious </w:t>
      </w:r>
      <w:r w:rsidR="00884E15" w:rsidRPr="00711030">
        <w:rPr>
          <w:rFonts w:ascii="Corbel" w:hAnsi="Corbel"/>
          <w:sz w:val="20"/>
          <w:szCs w:val="20"/>
        </w:rPr>
        <w:t xml:space="preserve">Disease Modeling </w:t>
      </w:r>
      <w:r w:rsidR="006A0B26" w:rsidRPr="00711030">
        <w:rPr>
          <w:rFonts w:ascii="Corbel" w:hAnsi="Corbel"/>
          <w:sz w:val="20"/>
          <w:szCs w:val="20"/>
        </w:rPr>
        <w:t>Working Group</w:t>
      </w:r>
      <w:r w:rsidR="00884E15" w:rsidRPr="00711030">
        <w:rPr>
          <w:rFonts w:ascii="Corbel" w:hAnsi="Corbel"/>
          <w:sz w:val="20"/>
          <w:szCs w:val="20"/>
        </w:rPr>
        <w:t>, World Health Organization</w:t>
      </w:r>
      <w:r w:rsidR="003F715D" w:rsidRPr="00711030">
        <w:rPr>
          <w:rFonts w:ascii="Corbel" w:hAnsi="Corbel"/>
          <w:sz w:val="20"/>
          <w:szCs w:val="20"/>
        </w:rPr>
        <w:t xml:space="preserve"> (Virtual)</w:t>
      </w:r>
      <w:r w:rsidR="00FD1E76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4253AD" w:rsidRPr="00711030">
        <w:rPr>
          <w:rFonts w:ascii="Corbel" w:hAnsi="Corbel"/>
          <w:sz w:val="20"/>
          <w:szCs w:val="20"/>
        </w:rPr>
        <w:t>Antigenic drift and subtype interference shape A/H3N2 epidemic dynamics in the United States</w:t>
      </w:r>
      <w:r w:rsidR="005272D3">
        <w:rPr>
          <w:rFonts w:ascii="Corbel" w:hAnsi="Corbel"/>
          <w:sz w:val="20"/>
          <w:szCs w:val="20"/>
        </w:rPr>
        <w:t>”</w:t>
      </w:r>
    </w:p>
    <w:p w14:paraId="41B04BA0" w14:textId="201C261A" w:rsidR="00F46FEF" w:rsidRPr="00711030" w:rsidRDefault="00094019" w:rsidP="004812B3">
      <w:pPr>
        <w:spacing w:before="80" w:after="80"/>
        <w:ind w:left="720" w:hanging="72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lastRenderedPageBreak/>
        <w:t>2023</w:t>
      </w:r>
      <w:r w:rsidRPr="00711030">
        <w:rPr>
          <w:rFonts w:ascii="Corbel" w:hAnsi="Corbel"/>
          <w:sz w:val="20"/>
          <w:szCs w:val="20"/>
        </w:rPr>
        <w:tab/>
      </w:r>
      <w:r w:rsidR="008E1F43" w:rsidRPr="00711030">
        <w:rPr>
          <w:rFonts w:ascii="Corbel" w:hAnsi="Corbel"/>
          <w:sz w:val="20"/>
          <w:szCs w:val="20"/>
        </w:rPr>
        <w:t xml:space="preserve">California Department of </w:t>
      </w:r>
      <w:r w:rsidR="00F76B9A" w:rsidRPr="00711030">
        <w:rPr>
          <w:rFonts w:ascii="Corbel" w:hAnsi="Corbel"/>
          <w:sz w:val="20"/>
          <w:szCs w:val="20"/>
        </w:rPr>
        <w:t xml:space="preserve">Public </w:t>
      </w:r>
      <w:r w:rsidR="008E1F43" w:rsidRPr="00711030">
        <w:rPr>
          <w:rFonts w:ascii="Corbel" w:hAnsi="Corbel"/>
          <w:sz w:val="20"/>
          <w:szCs w:val="20"/>
        </w:rPr>
        <w:t xml:space="preserve">Health </w:t>
      </w:r>
      <w:r w:rsidR="004171F9" w:rsidRPr="00711030">
        <w:rPr>
          <w:rFonts w:ascii="Corbel" w:hAnsi="Corbel"/>
          <w:sz w:val="20"/>
          <w:szCs w:val="20"/>
        </w:rPr>
        <w:t xml:space="preserve">COVID-19 </w:t>
      </w:r>
      <w:r w:rsidR="008E1F43" w:rsidRPr="00711030">
        <w:rPr>
          <w:rFonts w:ascii="Corbel" w:hAnsi="Corbel"/>
          <w:sz w:val="20"/>
          <w:szCs w:val="20"/>
        </w:rPr>
        <w:t>Modeling Team Open House</w:t>
      </w:r>
      <w:r w:rsidR="003F715D" w:rsidRPr="00711030">
        <w:rPr>
          <w:rFonts w:ascii="Corbel" w:hAnsi="Corbel"/>
          <w:sz w:val="20"/>
          <w:szCs w:val="20"/>
        </w:rPr>
        <w:t xml:space="preserve"> (Virtual)</w:t>
      </w:r>
      <w:r w:rsidR="00FD1E76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AB2AF7" w:rsidRPr="00711030">
        <w:rPr>
          <w:rFonts w:ascii="Corbel" w:hAnsi="Corbel"/>
          <w:sz w:val="20"/>
          <w:szCs w:val="20"/>
        </w:rPr>
        <w:t>A time series approach for short-term forecasts and long-term scenario projections of influenza</w:t>
      </w:r>
      <w:r w:rsidR="00025274" w:rsidRPr="00711030">
        <w:rPr>
          <w:rFonts w:ascii="Corbel" w:hAnsi="Corbel"/>
          <w:sz w:val="20"/>
          <w:szCs w:val="20"/>
        </w:rPr>
        <w:t xml:space="preserve"> </w:t>
      </w:r>
      <w:r w:rsidR="00AB2AF7" w:rsidRPr="00711030">
        <w:rPr>
          <w:rFonts w:ascii="Corbel" w:hAnsi="Corbel"/>
          <w:sz w:val="20"/>
          <w:szCs w:val="20"/>
        </w:rPr>
        <w:t>hospitalizations</w:t>
      </w:r>
      <w:r w:rsidR="005272D3">
        <w:rPr>
          <w:rFonts w:ascii="Corbel" w:hAnsi="Corbel"/>
          <w:sz w:val="20"/>
          <w:szCs w:val="20"/>
        </w:rPr>
        <w:t>”</w:t>
      </w:r>
    </w:p>
    <w:p w14:paraId="4A00D05A" w14:textId="534ACFBB" w:rsidR="00A9749F" w:rsidRPr="00711030" w:rsidRDefault="003649C3" w:rsidP="004812B3">
      <w:pPr>
        <w:spacing w:before="80" w:after="80"/>
        <w:ind w:left="720" w:hanging="72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 xml:space="preserve">2023 </w:t>
      </w:r>
      <w:r w:rsidRPr="00711030">
        <w:rPr>
          <w:rFonts w:ascii="Corbel" w:hAnsi="Corbel"/>
          <w:sz w:val="20"/>
          <w:szCs w:val="20"/>
        </w:rPr>
        <w:tab/>
      </w:r>
      <w:r w:rsidR="000B4698" w:rsidRPr="00711030">
        <w:rPr>
          <w:rFonts w:ascii="Corbel" w:hAnsi="Corbel"/>
          <w:sz w:val="20"/>
          <w:szCs w:val="20"/>
        </w:rPr>
        <w:t xml:space="preserve">NIH </w:t>
      </w:r>
      <w:r w:rsidR="0060326A" w:rsidRPr="00711030">
        <w:rPr>
          <w:rFonts w:ascii="Corbel" w:hAnsi="Corbel"/>
          <w:sz w:val="20"/>
          <w:szCs w:val="20"/>
        </w:rPr>
        <w:t xml:space="preserve">NIAID </w:t>
      </w:r>
      <w:r w:rsidR="000B4698" w:rsidRPr="00711030">
        <w:rPr>
          <w:rFonts w:ascii="Corbel" w:hAnsi="Corbel"/>
          <w:sz w:val="20"/>
          <w:szCs w:val="20"/>
        </w:rPr>
        <w:t>Centers of Excellence for Influenza Research and Response (CEIRR)</w:t>
      </w:r>
      <w:r w:rsidR="00FD1E76" w:rsidRPr="00711030">
        <w:rPr>
          <w:rFonts w:ascii="Corbel" w:hAnsi="Corbel"/>
          <w:sz w:val="20"/>
          <w:szCs w:val="20"/>
        </w:rPr>
        <w:t xml:space="preserve"> </w:t>
      </w:r>
      <w:r w:rsidR="003F715D" w:rsidRPr="00711030">
        <w:rPr>
          <w:rFonts w:ascii="Corbel" w:hAnsi="Corbel"/>
          <w:sz w:val="20"/>
          <w:szCs w:val="20"/>
        </w:rPr>
        <w:t xml:space="preserve">(Virtual) </w:t>
      </w:r>
      <w:r w:rsidR="005272D3">
        <w:rPr>
          <w:rFonts w:ascii="Corbel" w:hAnsi="Corbel"/>
          <w:sz w:val="20"/>
          <w:szCs w:val="20"/>
        </w:rPr>
        <w:t>“</w:t>
      </w:r>
      <w:r w:rsidR="000F3CA4" w:rsidRPr="00711030">
        <w:rPr>
          <w:rFonts w:ascii="Corbel" w:hAnsi="Corbel"/>
          <w:sz w:val="20"/>
          <w:szCs w:val="20"/>
        </w:rPr>
        <w:t>Antigenic drift and subtype interference shape A/H3N2 epidemic dynamics in the United States</w:t>
      </w:r>
      <w:r w:rsidR="005272D3">
        <w:rPr>
          <w:rFonts w:ascii="Corbel" w:hAnsi="Corbel"/>
          <w:sz w:val="20"/>
          <w:szCs w:val="20"/>
        </w:rPr>
        <w:t>”</w:t>
      </w:r>
    </w:p>
    <w:p w14:paraId="277C0490" w14:textId="5F922E71" w:rsidR="00A9749F" w:rsidRPr="00711030" w:rsidRDefault="00C02886" w:rsidP="004812B3">
      <w:pPr>
        <w:spacing w:before="80" w:after="80"/>
        <w:ind w:left="720" w:hanging="720"/>
        <w:outlineLvl w:val="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 xml:space="preserve">2023 </w:t>
      </w:r>
      <w:r w:rsidRPr="00711030">
        <w:rPr>
          <w:rFonts w:ascii="Corbel" w:hAnsi="Corbel"/>
          <w:sz w:val="20"/>
          <w:szCs w:val="20"/>
        </w:rPr>
        <w:tab/>
      </w:r>
      <w:r w:rsidR="00094019" w:rsidRPr="00711030">
        <w:rPr>
          <w:rFonts w:ascii="Corbel" w:hAnsi="Corbel"/>
          <w:sz w:val="20"/>
          <w:szCs w:val="20"/>
        </w:rPr>
        <w:t>I</w:t>
      </w:r>
      <w:r w:rsidR="00257480" w:rsidRPr="00711030">
        <w:rPr>
          <w:rFonts w:ascii="Corbel" w:hAnsi="Corbel"/>
          <w:sz w:val="20"/>
          <w:szCs w:val="20"/>
        </w:rPr>
        <w:t>nfectious Disease Forecasting Call</w:t>
      </w:r>
      <w:r w:rsidRPr="00711030">
        <w:rPr>
          <w:rFonts w:ascii="Corbel" w:hAnsi="Corbel"/>
          <w:sz w:val="20"/>
          <w:szCs w:val="20"/>
        </w:rPr>
        <w:t xml:space="preserve">, </w:t>
      </w:r>
      <w:r w:rsidR="00F46FEF" w:rsidRPr="00711030">
        <w:rPr>
          <w:rFonts w:ascii="Corbel" w:hAnsi="Corbel"/>
          <w:sz w:val="20"/>
          <w:szCs w:val="20"/>
        </w:rPr>
        <w:t xml:space="preserve">organized by </w:t>
      </w:r>
      <w:r w:rsidR="00D36EDC" w:rsidRPr="00711030">
        <w:rPr>
          <w:rFonts w:ascii="Corbel" w:hAnsi="Corbel"/>
          <w:sz w:val="20"/>
          <w:szCs w:val="20"/>
        </w:rPr>
        <w:t xml:space="preserve">US </w:t>
      </w:r>
      <w:r w:rsidR="00257480" w:rsidRPr="00711030">
        <w:rPr>
          <w:rFonts w:ascii="Corbel" w:hAnsi="Corbel"/>
          <w:sz w:val="20"/>
          <w:szCs w:val="20"/>
        </w:rPr>
        <w:t>C</w:t>
      </w:r>
      <w:r w:rsidR="004F030E" w:rsidRPr="00711030">
        <w:rPr>
          <w:rFonts w:ascii="Corbel" w:hAnsi="Corbel"/>
          <w:sz w:val="20"/>
          <w:szCs w:val="20"/>
        </w:rPr>
        <w:t>DC</w:t>
      </w:r>
      <w:r w:rsidR="00E4033C" w:rsidRPr="00711030">
        <w:rPr>
          <w:rFonts w:ascii="Corbel" w:hAnsi="Corbel"/>
          <w:sz w:val="20"/>
          <w:szCs w:val="20"/>
        </w:rPr>
        <w:t xml:space="preserve"> and </w:t>
      </w:r>
      <w:r w:rsidR="00F921C7" w:rsidRPr="00711030">
        <w:rPr>
          <w:rFonts w:ascii="Corbel" w:hAnsi="Corbel"/>
          <w:sz w:val="20"/>
          <w:szCs w:val="20"/>
        </w:rPr>
        <w:t xml:space="preserve">NIH </w:t>
      </w:r>
      <w:r w:rsidR="00B008C6" w:rsidRPr="00711030">
        <w:rPr>
          <w:rFonts w:ascii="Corbel" w:hAnsi="Corbel"/>
          <w:sz w:val="20"/>
          <w:szCs w:val="20"/>
        </w:rPr>
        <w:t>MIDAS (</w:t>
      </w:r>
      <w:r w:rsidR="003F715D" w:rsidRPr="00711030">
        <w:rPr>
          <w:rFonts w:ascii="Corbel" w:hAnsi="Corbel"/>
          <w:sz w:val="20"/>
          <w:szCs w:val="20"/>
        </w:rPr>
        <w:t xml:space="preserve">Virtual) </w:t>
      </w:r>
      <w:r w:rsidR="005272D3">
        <w:rPr>
          <w:rFonts w:ascii="Corbel" w:hAnsi="Corbel"/>
          <w:sz w:val="20"/>
          <w:szCs w:val="20"/>
        </w:rPr>
        <w:t>“</w:t>
      </w:r>
      <w:r w:rsidR="00E4033C" w:rsidRPr="00711030">
        <w:rPr>
          <w:rFonts w:ascii="Corbel" w:hAnsi="Corbel"/>
          <w:sz w:val="20"/>
          <w:szCs w:val="20"/>
        </w:rPr>
        <w:t>Impact of influenza antigenic evolution on A/H3N2 epidemics and vaccine effectiveness in the United States</w:t>
      </w:r>
      <w:r w:rsidR="005272D3">
        <w:rPr>
          <w:rFonts w:ascii="Corbel" w:hAnsi="Corbel"/>
          <w:sz w:val="20"/>
          <w:szCs w:val="20"/>
        </w:rPr>
        <w:t>”</w:t>
      </w:r>
    </w:p>
    <w:p w14:paraId="0E493B02" w14:textId="3E882F28" w:rsidR="00817A14" w:rsidRPr="00711030" w:rsidRDefault="00817A14" w:rsidP="00817A14">
      <w:pPr>
        <w:spacing w:before="80" w:after="80"/>
        <w:ind w:left="720" w:hanging="72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2023</w:t>
      </w:r>
      <w:r w:rsidRPr="00711030">
        <w:rPr>
          <w:rFonts w:ascii="Corbel" w:hAnsi="Corbel"/>
          <w:sz w:val="20"/>
          <w:szCs w:val="20"/>
        </w:rPr>
        <w:tab/>
        <w:t xml:space="preserve">Respiratory Virus Interest Group, National Institutes of Health, Bethesda, MD </w:t>
      </w:r>
      <w:r w:rsidRPr="00711030">
        <w:rPr>
          <w:rFonts w:ascii="Corbel" w:hAnsi="Corbel"/>
          <w:sz w:val="20"/>
          <w:szCs w:val="20"/>
          <w:lang w:eastAsia="ja-JP"/>
        </w:rPr>
        <w:t>(Hybrid)</w:t>
      </w:r>
      <w:r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Pr="00711030">
        <w:rPr>
          <w:rFonts w:ascii="Corbel" w:hAnsi="Corbel"/>
          <w:sz w:val="20"/>
          <w:szCs w:val="20"/>
        </w:rPr>
        <w:t>The impact of influenza antigenic drift on A/H3N2 vaccine effectiveness in the United States</w:t>
      </w:r>
      <w:r w:rsidR="005272D3">
        <w:rPr>
          <w:rFonts w:ascii="Corbel" w:hAnsi="Corbel"/>
          <w:sz w:val="20"/>
          <w:szCs w:val="20"/>
        </w:rPr>
        <w:t>”</w:t>
      </w:r>
    </w:p>
    <w:p w14:paraId="24373A60" w14:textId="39A805FA" w:rsidR="00A9749F" w:rsidRPr="00711030" w:rsidRDefault="00B73457" w:rsidP="004812B3">
      <w:pPr>
        <w:spacing w:before="80" w:after="80"/>
        <w:ind w:left="720" w:hanging="720"/>
        <w:outlineLvl w:val="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2023</w:t>
      </w:r>
      <w:r w:rsidR="00A30561" w:rsidRPr="00711030">
        <w:rPr>
          <w:rFonts w:ascii="Corbel" w:hAnsi="Corbel"/>
          <w:sz w:val="20"/>
          <w:szCs w:val="20"/>
        </w:rPr>
        <w:tab/>
        <w:t>Center for the Ecology of Infectious Diseases, University of Georgia</w:t>
      </w:r>
      <w:r w:rsidR="003F715D" w:rsidRPr="00711030">
        <w:rPr>
          <w:rFonts w:ascii="Corbel" w:hAnsi="Corbel"/>
          <w:sz w:val="20"/>
          <w:szCs w:val="20"/>
        </w:rPr>
        <w:t xml:space="preserve"> (Virtual)</w:t>
      </w:r>
      <w:r w:rsidR="00FD1E76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F921C7" w:rsidRPr="00711030">
        <w:rPr>
          <w:rFonts w:ascii="Corbel" w:hAnsi="Corbel"/>
          <w:sz w:val="20"/>
          <w:szCs w:val="20"/>
        </w:rPr>
        <w:t>The impact of physical distancing on respiratory pathogen transmission in Seattle, Washington</w:t>
      </w:r>
      <w:r w:rsidR="005272D3">
        <w:rPr>
          <w:rFonts w:ascii="Corbel" w:hAnsi="Corbel"/>
          <w:sz w:val="20"/>
          <w:szCs w:val="20"/>
        </w:rPr>
        <w:t>”</w:t>
      </w:r>
    </w:p>
    <w:p w14:paraId="08514510" w14:textId="58CFDB88" w:rsidR="00A9749F" w:rsidRPr="00711030" w:rsidRDefault="006A382B" w:rsidP="004812B3">
      <w:pPr>
        <w:spacing w:before="80" w:after="80"/>
        <w:ind w:left="720" w:hanging="720"/>
        <w:outlineLvl w:val="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2021</w:t>
      </w:r>
      <w:r w:rsidRPr="00711030">
        <w:rPr>
          <w:rFonts w:ascii="Corbel" w:hAnsi="Corbel"/>
          <w:sz w:val="20"/>
          <w:szCs w:val="20"/>
        </w:rPr>
        <w:tab/>
      </w:r>
      <w:r w:rsidR="00DC2F01" w:rsidRPr="00711030">
        <w:rPr>
          <w:rFonts w:ascii="Corbel" w:hAnsi="Corbel"/>
          <w:sz w:val="20"/>
          <w:szCs w:val="20"/>
        </w:rPr>
        <w:t xml:space="preserve">Influenza </w:t>
      </w:r>
      <w:r w:rsidR="00644A65" w:rsidRPr="00711030">
        <w:rPr>
          <w:rFonts w:ascii="Corbel" w:hAnsi="Corbel"/>
          <w:sz w:val="20"/>
          <w:szCs w:val="20"/>
        </w:rPr>
        <w:t xml:space="preserve">Research </w:t>
      </w:r>
      <w:r w:rsidR="00DC2F01" w:rsidRPr="00711030">
        <w:rPr>
          <w:rFonts w:ascii="Corbel" w:hAnsi="Corbel"/>
          <w:sz w:val="20"/>
          <w:szCs w:val="20"/>
        </w:rPr>
        <w:t>Group,</w:t>
      </w:r>
      <w:r w:rsidR="005F4EF4" w:rsidRPr="00711030">
        <w:rPr>
          <w:rFonts w:ascii="Corbel" w:hAnsi="Corbel"/>
          <w:sz w:val="20"/>
          <w:szCs w:val="20"/>
        </w:rPr>
        <w:t xml:space="preserve"> </w:t>
      </w:r>
      <w:r w:rsidR="00644A65" w:rsidRPr="00711030">
        <w:rPr>
          <w:rFonts w:ascii="Corbel" w:hAnsi="Corbel"/>
          <w:sz w:val="20"/>
          <w:szCs w:val="20"/>
        </w:rPr>
        <w:t>National Animal Disease Center</w:t>
      </w:r>
      <w:r w:rsidR="00C25760" w:rsidRPr="00711030">
        <w:rPr>
          <w:rFonts w:ascii="Corbel" w:hAnsi="Corbel"/>
          <w:sz w:val="20"/>
          <w:szCs w:val="20"/>
        </w:rPr>
        <w:t xml:space="preserve">, </w:t>
      </w:r>
      <w:r w:rsidR="006C6338" w:rsidRPr="00711030">
        <w:rPr>
          <w:rFonts w:ascii="Corbel" w:hAnsi="Corbel"/>
          <w:sz w:val="20"/>
          <w:szCs w:val="20"/>
        </w:rPr>
        <w:t>U</w:t>
      </w:r>
      <w:r w:rsidR="00E81173" w:rsidRPr="00711030">
        <w:rPr>
          <w:rFonts w:ascii="Corbel" w:hAnsi="Corbel"/>
          <w:sz w:val="20"/>
          <w:szCs w:val="20"/>
        </w:rPr>
        <w:t>S</w:t>
      </w:r>
      <w:r w:rsidR="004957BE" w:rsidRPr="00711030">
        <w:rPr>
          <w:rFonts w:ascii="Corbel" w:hAnsi="Corbel"/>
          <w:sz w:val="20"/>
          <w:szCs w:val="20"/>
        </w:rPr>
        <w:t xml:space="preserve"> Department of Agriculture</w:t>
      </w:r>
      <w:r w:rsidR="003F715D" w:rsidRPr="00711030">
        <w:rPr>
          <w:rFonts w:ascii="Corbel" w:hAnsi="Corbel"/>
          <w:sz w:val="20"/>
          <w:szCs w:val="20"/>
        </w:rPr>
        <w:t xml:space="preserve"> (Virtual)</w:t>
      </w:r>
      <w:r w:rsidR="004812B3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4A3874" w:rsidRPr="00711030">
        <w:rPr>
          <w:rFonts w:ascii="Corbel" w:hAnsi="Corbel"/>
          <w:sz w:val="20"/>
          <w:szCs w:val="20"/>
        </w:rPr>
        <w:t>Impact of influenza antigenic evolution on A/H3N2 vaccine effectiveness in the U</w:t>
      </w:r>
      <w:r w:rsidR="004B3450" w:rsidRPr="00711030">
        <w:rPr>
          <w:rFonts w:ascii="Corbel" w:hAnsi="Corbel"/>
          <w:sz w:val="20"/>
          <w:szCs w:val="20"/>
        </w:rPr>
        <w:t>nited States</w:t>
      </w:r>
      <w:r w:rsidR="005272D3">
        <w:rPr>
          <w:rFonts w:ascii="Corbel" w:hAnsi="Corbel"/>
          <w:sz w:val="20"/>
          <w:szCs w:val="20"/>
        </w:rPr>
        <w:t>”</w:t>
      </w:r>
    </w:p>
    <w:p w14:paraId="5C6C5F53" w14:textId="62F467D6" w:rsidR="00817A14" w:rsidRPr="00711030" w:rsidRDefault="00817A14" w:rsidP="00817A14">
      <w:pPr>
        <w:spacing w:before="80" w:after="80"/>
        <w:ind w:left="720" w:hanging="720"/>
        <w:outlineLvl w:val="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2019</w:t>
      </w:r>
      <w:r w:rsidRPr="00711030">
        <w:rPr>
          <w:rFonts w:ascii="Corbel" w:hAnsi="Corbel"/>
          <w:sz w:val="20"/>
          <w:szCs w:val="20"/>
        </w:rPr>
        <w:tab/>
        <w:t xml:space="preserve">Influenza Interest Group, National Institutes of Health, Bethesda, MD </w:t>
      </w:r>
      <w:r w:rsidR="005272D3">
        <w:rPr>
          <w:rFonts w:ascii="Corbel" w:hAnsi="Corbel"/>
          <w:sz w:val="20"/>
          <w:szCs w:val="20"/>
        </w:rPr>
        <w:t>“</w:t>
      </w:r>
      <w:r w:rsidRPr="00711030">
        <w:rPr>
          <w:rFonts w:ascii="Corbel" w:hAnsi="Corbel"/>
          <w:sz w:val="20"/>
          <w:szCs w:val="20"/>
        </w:rPr>
        <w:t>Impact of influenza antigenic evolution on disease dynamics in the United States</w:t>
      </w:r>
      <w:r w:rsidR="005272D3">
        <w:rPr>
          <w:rFonts w:ascii="Corbel" w:hAnsi="Corbel"/>
          <w:sz w:val="20"/>
          <w:szCs w:val="20"/>
        </w:rPr>
        <w:t>”</w:t>
      </w:r>
    </w:p>
    <w:p w14:paraId="7A34A0CE" w14:textId="38000EF6" w:rsidR="001169D6" w:rsidRPr="00711030" w:rsidRDefault="00450BFD" w:rsidP="00293ECB">
      <w:pPr>
        <w:autoSpaceDE w:val="0"/>
        <w:autoSpaceDN w:val="0"/>
        <w:adjustRightInd w:val="0"/>
        <w:spacing w:before="100" w:after="100"/>
        <w:ind w:left="720" w:hanging="720"/>
        <w:rPr>
          <w:rFonts w:ascii="Corbel" w:hAnsi="Corbel"/>
          <w:sz w:val="20"/>
          <w:szCs w:val="20"/>
        </w:rPr>
      </w:pPr>
      <w:r w:rsidRPr="00711030">
        <w:rPr>
          <w:rFonts w:ascii="Corbel" w:hAnsi="Corbel"/>
          <w:sz w:val="20"/>
          <w:szCs w:val="20"/>
        </w:rPr>
        <w:t>2018</w:t>
      </w:r>
      <w:r w:rsidRPr="00711030">
        <w:rPr>
          <w:rFonts w:ascii="Corbel" w:hAnsi="Corbel"/>
          <w:sz w:val="20"/>
          <w:szCs w:val="20"/>
        </w:rPr>
        <w:tab/>
        <w:t xml:space="preserve">Fogarty International Center, </w:t>
      </w:r>
      <w:r w:rsidR="009A0F40" w:rsidRPr="00711030">
        <w:rPr>
          <w:rFonts w:ascii="Corbel" w:hAnsi="Corbel"/>
          <w:sz w:val="20"/>
          <w:szCs w:val="20"/>
        </w:rPr>
        <w:t>National Institutes of Health</w:t>
      </w:r>
      <w:r w:rsidRPr="00711030">
        <w:rPr>
          <w:rFonts w:ascii="Corbel" w:hAnsi="Corbel"/>
          <w:sz w:val="20"/>
          <w:szCs w:val="20"/>
        </w:rPr>
        <w:t xml:space="preserve">, Bethesda, </w:t>
      </w:r>
      <w:r w:rsidR="00137C15" w:rsidRPr="00711030">
        <w:rPr>
          <w:rFonts w:ascii="Corbel" w:hAnsi="Corbel"/>
          <w:sz w:val="20"/>
          <w:szCs w:val="20"/>
        </w:rPr>
        <w:t>M</w:t>
      </w:r>
      <w:r w:rsidR="005A0C44" w:rsidRPr="00711030">
        <w:rPr>
          <w:rFonts w:ascii="Corbel" w:hAnsi="Corbel"/>
          <w:sz w:val="20"/>
          <w:szCs w:val="20"/>
        </w:rPr>
        <w:t>D</w:t>
      </w:r>
      <w:r w:rsidR="004812B3" w:rsidRPr="00711030">
        <w:rPr>
          <w:rFonts w:ascii="Corbel" w:hAnsi="Corbel"/>
          <w:sz w:val="20"/>
          <w:szCs w:val="20"/>
        </w:rPr>
        <w:t xml:space="preserve"> </w:t>
      </w:r>
      <w:r w:rsidR="005272D3">
        <w:rPr>
          <w:rFonts w:ascii="Corbel" w:hAnsi="Corbel"/>
          <w:sz w:val="20"/>
          <w:szCs w:val="20"/>
        </w:rPr>
        <w:t>“</w:t>
      </w:r>
      <w:r w:rsidR="001169D6" w:rsidRPr="00711030">
        <w:rPr>
          <w:rFonts w:ascii="Corbel" w:hAnsi="Corbel"/>
          <w:sz w:val="20"/>
          <w:szCs w:val="20"/>
          <w:lang w:eastAsia="ja-JP"/>
        </w:rPr>
        <w:t>Drivers of gut microbial composition and transmission within and among wild lemur populations</w:t>
      </w:r>
      <w:r w:rsidR="005272D3">
        <w:rPr>
          <w:rFonts w:ascii="Corbel" w:hAnsi="Corbel"/>
          <w:sz w:val="20"/>
          <w:szCs w:val="20"/>
          <w:lang w:eastAsia="ja-JP"/>
        </w:rPr>
        <w:t>”</w:t>
      </w:r>
    </w:p>
    <w:p w14:paraId="7E612060" w14:textId="286A7CB4" w:rsidR="00B41856" w:rsidRPr="00817A14" w:rsidRDefault="00B41856" w:rsidP="00293ECB">
      <w:pPr>
        <w:spacing w:before="200" w:after="100"/>
        <w:rPr>
          <w:rFonts w:ascii="Corbel" w:hAnsi="Corbel"/>
          <w:b/>
          <w:i/>
          <w:sz w:val="20"/>
          <w:szCs w:val="20"/>
        </w:rPr>
      </w:pPr>
      <w:r w:rsidRPr="00B806AA">
        <w:rPr>
          <w:rFonts w:ascii="Corbel" w:hAnsi="Corbel"/>
          <w:b/>
          <w:sz w:val="22"/>
          <w:szCs w:val="22"/>
        </w:rPr>
        <w:t>Operational involvement in the COVID</w:t>
      </w:r>
      <w:r w:rsidR="00E83F00" w:rsidRPr="00B806AA">
        <w:rPr>
          <w:rFonts w:ascii="Corbel" w:hAnsi="Corbel"/>
          <w:b/>
          <w:sz w:val="22"/>
          <w:szCs w:val="22"/>
        </w:rPr>
        <w:t>-</w:t>
      </w:r>
      <w:r w:rsidRPr="00B806AA">
        <w:rPr>
          <w:rFonts w:ascii="Corbel" w:hAnsi="Corbel"/>
          <w:b/>
          <w:sz w:val="22"/>
          <w:szCs w:val="22"/>
        </w:rPr>
        <w:t xml:space="preserve">19 pandemic response and disease predictions </w:t>
      </w:r>
    </w:p>
    <w:p w14:paraId="364E2736" w14:textId="4932F73B" w:rsidR="008D6ABC" w:rsidRPr="00B806AA" w:rsidRDefault="008D6ABC" w:rsidP="008D6ABC">
      <w:pPr>
        <w:spacing w:before="100" w:after="100"/>
        <w:ind w:left="1440" w:hanging="1440"/>
        <w:outlineLvl w:val="0"/>
        <w:rPr>
          <w:rFonts w:ascii="Corbel" w:hAnsi="Corbel"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>2022 –</w:t>
      </w:r>
      <w:r w:rsidRPr="00B806AA">
        <w:rPr>
          <w:rFonts w:ascii="Corbel" w:hAnsi="Corbel"/>
          <w:sz w:val="20"/>
          <w:szCs w:val="20"/>
        </w:rPr>
        <w:tab/>
        <w:t>Contributor to the</w:t>
      </w:r>
      <w:r w:rsidR="00746B25" w:rsidRPr="00B806AA">
        <w:rPr>
          <w:rFonts w:ascii="Corbel" w:hAnsi="Corbel"/>
          <w:sz w:val="20"/>
          <w:szCs w:val="20"/>
        </w:rPr>
        <w:t xml:space="preserve"> US CDC FluSight</w:t>
      </w:r>
      <w:r w:rsidRPr="00B806AA">
        <w:rPr>
          <w:rFonts w:ascii="Corbel" w:hAnsi="Corbel"/>
          <w:sz w:val="20"/>
          <w:szCs w:val="20"/>
        </w:rPr>
        <w:t xml:space="preserve"> Forecasting Collaboration</w:t>
      </w:r>
      <w:r w:rsidR="00E9568E" w:rsidRPr="00B806AA">
        <w:rPr>
          <w:rFonts w:ascii="Corbel" w:hAnsi="Corbel"/>
          <w:sz w:val="20"/>
          <w:szCs w:val="20"/>
        </w:rPr>
        <w:t xml:space="preserve">. </w:t>
      </w:r>
      <w:r w:rsidRPr="00B806AA">
        <w:rPr>
          <w:rFonts w:ascii="Corbel" w:hAnsi="Corbel"/>
          <w:sz w:val="20"/>
          <w:szCs w:val="20"/>
        </w:rPr>
        <w:t xml:space="preserve">Submitted weekly short-term forecasts of </w:t>
      </w:r>
      <w:r w:rsidR="00807BF7" w:rsidRPr="00B806AA">
        <w:rPr>
          <w:rFonts w:ascii="Corbel" w:hAnsi="Corbel"/>
          <w:sz w:val="20"/>
          <w:szCs w:val="20"/>
        </w:rPr>
        <w:t>flu</w:t>
      </w:r>
      <w:r w:rsidRPr="00B806AA">
        <w:rPr>
          <w:rFonts w:ascii="Corbel" w:hAnsi="Corbel"/>
          <w:sz w:val="20"/>
          <w:szCs w:val="20"/>
        </w:rPr>
        <w:t xml:space="preserve"> hospitalizations during </w:t>
      </w:r>
      <w:r w:rsidR="00B2241E" w:rsidRPr="00B806AA">
        <w:rPr>
          <w:rFonts w:ascii="Corbel" w:hAnsi="Corbel"/>
          <w:sz w:val="20"/>
          <w:szCs w:val="20"/>
        </w:rPr>
        <w:t xml:space="preserve">the </w:t>
      </w:r>
      <w:r w:rsidRPr="00B806AA">
        <w:rPr>
          <w:rFonts w:ascii="Corbel" w:hAnsi="Corbel"/>
          <w:sz w:val="20"/>
          <w:szCs w:val="20"/>
        </w:rPr>
        <w:t>2022-23</w:t>
      </w:r>
      <w:r w:rsidR="004542AA" w:rsidRPr="00B806AA">
        <w:rPr>
          <w:rFonts w:ascii="Corbel" w:hAnsi="Corbel"/>
          <w:sz w:val="20"/>
          <w:szCs w:val="20"/>
        </w:rPr>
        <w:t>,</w:t>
      </w:r>
      <w:r w:rsidRPr="00B806AA">
        <w:rPr>
          <w:rFonts w:ascii="Corbel" w:hAnsi="Corbel"/>
          <w:sz w:val="20"/>
          <w:szCs w:val="20"/>
        </w:rPr>
        <w:t xml:space="preserve"> 2023-24</w:t>
      </w:r>
      <w:r w:rsidR="004542AA" w:rsidRPr="00B806AA">
        <w:rPr>
          <w:rFonts w:ascii="Corbel" w:hAnsi="Corbel"/>
          <w:sz w:val="20"/>
          <w:szCs w:val="20"/>
        </w:rPr>
        <w:t>, 2024-25</w:t>
      </w:r>
      <w:r w:rsidR="00361CC0">
        <w:rPr>
          <w:rFonts w:ascii="Corbel" w:hAnsi="Corbel"/>
          <w:sz w:val="20"/>
          <w:szCs w:val="20"/>
        </w:rPr>
        <w:t>, and 2025-26</w:t>
      </w:r>
      <w:r w:rsidRPr="00B806AA">
        <w:rPr>
          <w:rFonts w:ascii="Corbel" w:hAnsi="Corbel"/>
          <w:sz w:val="20"/>
          <w:szCs w:val="20"/>
        </w:rPr>
        <w:t xml:space="preserve"> seasons.</w:t>
      </w:r>
    </w:p>
    <w:p w14:paraId="6F431A35" w14:textId="75A40939" w:rsidR="008D6ABC" w:rsidRPr="00B806AA" w:rsidRDefault="008D6ABC" w:rsidP="008D6ABC">
      <w:pPr>
        <w:spacing w:before="100" w:after="100"/>
        <w:ind w:left="1440" w:hanging="1440"/>
        <w:outlineLvl w:val="0"/>
        <w:rPr>
          <w:rFonts w:ascii="Corbel" w:hAnsi="Corbel"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>2022 –</w:t>
      </w:r>
      <w:r w:rsidRPr="00B806AA">
        <w:rPr>
          <w:rFonts w:ascii="Corbel" w:hAnsi="Corbel"/>
          <w:sz w:val="20"/>
          <w:szCs w:val="20"/>
        </w:rPr>
        <w:tab/>
        <w:t xml:space="preserve">Contributor to the </w:t>
      </w:r>
      <w:r w:rsidR="00807BF7" w:rsidRPr="00B806AA">
        <w:rPr>
          <w:rFonts w:ascii="Corbel" w:hAnsi="Corbel"/>
          <w:sz w:val="20"/>
          <w:szCs w:val="20"/>
        </w:rPr>
        <w:t xml:space="preserve">US </w:t>
      </w:r>
      <w:r w:rsidRPr="00B806AA">
        <w:rPr>
          <w:rFonts w:ascii="Corbel" w:hAnsi="Corbel"/>
          <w:sz w:val="20"/>
          <w:szCs w:val="20"/>
        </w:rPr>
        <w:t>Influenza Scenario Modeling Hub</w:t>
      </w:r>
      <w:r w:rsidR="00E9568E" w:rsidRPr="00B806AA">
        <w:rPr>
          <w:rFonts w:ascii="Corbel" w:hAnsi="Corbel"/>
          <w:sz w:val="20"/>
          <w:szCs w:val="20"/>
        </w:rPr>
        <w:t xml:space="preserve">. </w:t>
      </w:r>
      <w:r w:rsidRPr="00B806AA">
        <w:rPr>
          <w:rFonts w:ascii="Corbel" w:hAnsi="Corbel"/>
          <w:sz w:val="20"/>
          <w:szCs w:val="20"/>
        </w:rPr>
        <w:t xml:space="preserve">Submitted long-term </w:t>
      </w:r>
      <w:r w:rsidR="00A74F45" w:rsidRPr="00B806AA">
        <w:rPr>
          <w:rFonts w:ascii="Corbel" w:hAnsi="Corbel"/>
          <w:sz w:val="20"/>
          <w:szCs w:val="20"/>
        </w:rPr>
        <w:t xml:space="preserve">scenario </w:t>
      </w:r>
      <w:r w:rsidRPr="00B806AA">
        <w:rPr>
          <w:rFonts w:ascii="Corbel" w:hAnsi="Corbel"/>
          <w:sz w:val="20"/>
          <w:szCs w:val="20"/>
        </w:rPr>
        <w:t xml:space="preserve">projections of </w:t>
      </w:r>
      <w:r w:rsidR="00807BF7" w:rsidRPr="00B806AA">
        <w:rPr>
          <w:rFonts w:ascii="Corbel" w:hAnsi="Corbel"/>
          <w:sz w:val="20"/>
          <w:szCs w:val="20"/>
        </w:rPr>
        <w:t xml:space="preserve">flu </w:t>
      </w:r>
      <w:r w:rsidRPr="00B806AA">
        <w:rPr>
          <w:rFonts w:ascii="Corbel" w:hAnsi="Corbel"/>
          <w:sz w:val="20"/>
          <w:szCs w:val="20"/>
        </w:rPr>
        <w:t xml:space="preserve">hospitalizations during </w:t>
      </w:r>
      <w:r w:rsidR="00361CC0" w:rsidRPr="00B806AA">
        <w:rPr>
          <w:rFonts w:ascii="Corbel" w:hAnsi="Corbel"/>
          <w:sz w:val="20"/>
          <w:szCs w:val="20"/>
        </w:rPr>
        <w:t>2022-23, 2023-24, 2024-25</w:t>
      </w:r>
      <w:r w:rsidR="00361CC0">
        <w:rPr>
          <w:rFonts w:ascii="Corbel" w:hAnsi="Corbel"/>
          <w:sz w:val="20"/>
          <w:szCs w:val="20"/>
        </w:rPr>
        <w:t>, and 2025-26</w:t>
      </w:r>
      <w:r w:rsidR="00361CC0" w:rsidRPr="00B806AA">
        <w:rPr>
          <w:rFonts w:ascii="Corbel" w:hAnsi="Corbel"/>
          <w:sz w:val="20"/>
          <w:szCs w:val="20"/>
        </w:rPr>
        <w:t xml:space="preserve"> seasons</w:t>
      </w:r>
      <w:r w:rsidR="00361CC0">
        <w:rPr>
          <w:rFonts w:ascii="Corbel" w:hAnsi="Corbel"/>
          <w:sz w:val="20"/>
          <w:szCs w:val="20"/>
        </w:rPr>
        <w:t>.</w:t>
      </w:r>
    </w:p>
    <w:p w14:paraId="3AEEE012" w14:textId="7638FFCE" w:rsidR="004542AA" w:rsidRPr="00B806AA" w:rsidRDefault="004542AA" w:rsidP="004542AA">
      <w:pPr>
        <w:spacing w:before="100" w:after="100"/>
        <w:ind w:left="1440" w:hanging="1440"/>
        <w:outlineLvl w:val="0"/>
        <w:rPr>
          <w:rFonts w:ascii="Corbel" w:hAnsi="Corbel"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>2023 – 2024</w:t>
      </w:r>
      <w:r w:rsidRPr="00B806AA">
        <w:rPr>
          <w:rFonts w:ascii="Corbel" w:hAnsi="Corbel"/>
          <w:sz w:val="20"/>
          <w:szCs w:val="20"/>
        </w:rPr>
        <w:tab/>
      </w:r>
      <w:r w:rsidR="00807BF7" w:rsidRPr="00B806AA">
        <w:rPr>
          <w:rFonts w:ascii="Corbel" w:hAnsi="Corbel"/>
          <w:sz w:val="20"/>
          <w:szCs w:val="20"/>
        </w:rPr>
        <w:t>Public d</w:t>
      </w:r>
      <w:r w:rsidRPr="00B806AA">
        <w:rPr>
          <w:rFonts w:ascii="Corbel" w:hAnsi="Corbel"/>
          <w:sz w:val="20"/>
          <w:szCs w:val="20"/>
        </w:rPr>
        <w:t xml:space="preserve">ashboard of SARS-CoV-2 variant forecasts for Washington and other US states, Seattle Flu Alliance, https://seattleflu.org/sars-cov-2-forecasts </w:t>
      </w:r>
      <w:r w:rsidRPr="00B806AA">
        <w:rPr>
          <w:rFonts w:ascii="Corbel" w:hAnsi="Corbel"/>
          <w:color w:val="000000" w:themeColor="text1"/>
          <w:sz w:val="20"/>
          <w:szCs w:val="20"/>
        </w:rPr>
        <w:t xml:space="preserve">(In collaboration with </w:t>
      </w:r>
      <w:r w:rsidRPr="00B806AA">
        <w:rPr>
          <w:rFonts w:ascii="Corbel" w:hAnsi="Corbel"/>
          <w:sz w:val="20"/>
          <w:szCs w:val="20"/>
        </w:rPr>
        <w:t>Nextstrain</w:t>
      </w:r>
      <w:r w:rsidRPr="00B806AA">
        <w:rPr>
          <w:rFonts w:ascii="Corbel" w:hAnsi="Corbel"/>
          <w:color w:val="000000" w:themeColor="text1"/>
          <w:sz w:val="20"/>
          <w:szCs w:val="20"/>
        </w:rPr>
        <w:t>)</w:t>
      </w:r>
    </w:p>
    <w:p w14:paraId="7C514A0D" w14:textId="1E2403FF" w:rsidR="008D6ABC" w:rsidRPr="00B806AA" w:rsidRDefault="008D6ABC" w:rsidP="008D6ABC">
      <w:pPr>
        <w:spacing w:before="100" w:after="100"/>
        <w:ind w:left="1440" w:hanging="1440"/>
        <w:outlineLvl w:val="0"/>
        <w:rPr>
          <w:rFonts w:ascii="Corbel" w:hAnsi="Corbel"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>2020 – 2022</w:t>
      </w:r>
      <w:r w:rsidRPr="00B806AA">
        <w:rPr>
          <w:rFonts w:ascii="Corbel" w:hAnsi="Corbel"/>
          <w:sz w:val="20"/>
          <w:szCs w:val="20"/>
        </w:rPr>
        <w:tab/>
      </w:r>
      <w:r w:rsidR="001855D4">
        <w:rPr>
          <w:rFonts w:ascii="Corbel" w:hAnsi="Corbel"/>
          <w:sz w:val="20"/>
          <w:szCs w:val="20"/>
        </w:rPr>
        <w:t>Developed analysis pipeline</w:t>
      </w:r>
      <w:r w:rsidRPr="00B806AA">
        <w:rPr>
          <w:rFonts w:ascii="Corbel" w:hAnsi="Corbel"/>
          <w:sz w:val="20"/>
          <w:szCs w:val="20"/>
        </w:rPr>
        <w:t xml:space="preserve"> and provided technical support to South Africa’s National Institute for Communicable Diseases for their COVID-19 Private Consultations Excess Respiratory Encounters Report.</w:t>
      </w:r>
    </w:p>
    <w:p w14:paraId="4C6646C5" w14:textId="2633CC05" w:rsidR="008D6ABC" w:rsidRPr="00B806AA" w:rsidRDefault="008D6ABC" w:rsidP="008D6ABC">
      <w:pPr>
        <w:spacing w:before="100" w:after="100"/>
        <w:ind w:left="1440" w:hanging="1440"/>
        <w:outlineLvl w:val="0"/>
        <w:rPr>
          <w:rFonts w:ascii="Corbel" w:hAnsi="Corbel"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>2019 – 2022</w:t>
      </w:r>
      <w:r w:rsidRPr="00B806AA">
        <w:rPr>
          <w:rFonts w:ascii="Corbel" w:hAnsi="Corbel"/>
          <w:sz w:val="20"/>
          <w:szCs w:val="20"/>
        </w:rPr>
        <w:tab/>
        <w:t>Contributor to the US Department of Defense Forecasting Collaboratio</w:t>
      </w:r>
      <w:r w:rsidR="00E9568E" w:rsidRPr="00B806AA">
        <w:rPr>
          <w:rFonts w:ascii="Corbel" w:hAnsi="Corbel"/>
          <w:sz w:val="20"/>
          <w:szCs w:val="20"/>
        </w:rPr>
        <w:t xml:space="preserve">n. </w:t>
      </w:r>
      <w:r w:rsidRPr="00B806AA">
        <w:rPr>
          <w:rFonts w:ascii="Corbel" w:hAnsi="Corbel"/>
          <w:sz w:val="20"/>
          <w:szCs w:val="20"/>
        </w:rPr>
        <w:t>Submitted weekly short-term forecasts of influenza-like illness and COVID-like illness cases on US military bases during the 2019-20, 2020-21, and 2021-22 seasons.</w:t>
      </w:r>
    </w:p>
    <w:p w14:paraId="5DC2F4C9" w14:textId="07B718FC" w:rsidR="003E109A" w:rsidRPr="00B806AA" w:rsidRDefault="00126452" w:rsidP="00692C2B">
      <w:pPr>
        <w:spacing w:before="200" w:after="100"/>
        <w:rPr>
          <w:rFonts w:ascii="Corbel" w:hAnsi="Corbel"/>
          <w:b/>
          <w:sz w:val="22"/>
          <w:szCs w:val="22"/>
        </w:rPr>
      </w:pPr>
      <w:r w:rsidRPr="00B806AA">
        <w:rPr>
          <w:rFonts w:ascii="Corbel" w:hAnsi="Corbel"/>
          <w:b/>
          <w:sz w:val="22"/>
          <w:szCs w:val="22"/>
        </w:rPr>
        <w:t>P</w:t>
      </w:r>
      <w:r w:rsidR="003E109A" w:rsidRPr="00B806AA">
        <w:rPr>
          <w:rFonts w:ascii="Corbel" w:hAnsi="Corbel"/>
          <w:b/>
          <w:sz w:val="22"/>
          <w:szCs w:val="22"/>
        </w:rPr>
        <w:t xml:space="preserve">rofessional </w:t>
      </w:r>
      <w:r w:rsidR="00AE5609" w:rsidRPr="00B806AA">
        <w:rPr>
          <w:rFonts w:ascii="Corbel" w:hAnsi="Corbel"/>
          <w:b/>
          <w:sz w:val="22"/>
          <w:szCs w:val="22"/>
        </w:rPr>
        <w:t>a</w:t>
      </w:r>
      <w:r w:rsidR="00774AB6" w:rsidRPr="00B806AA">
        <w:rPr>
          <w:rFonts w:ascii="Corbel" w:hAnsi="Corbel"/>
          <w:b/>
          <w:sz w:val="22"/>
          <w:szCs w:val="22"/>
        </w:rPr>
        <w:t>ctivities</w:t>
      </w:r>
    </w:p>
    <w:p w14:paraId="5D47E6C5" w14:textId="6CD4DC98" w:rsidR="00AD3150" w:rsidRPr="00B806AA" w:rsidRDefault="00AD3150" w:rsidP="006D6D03">
      <w:pPr>
        <w:spacing w:before="80" w:after="80"/>
        <w:ind w:left="1440" w:hanging="1440"/>
        <w:outlineLvl w:val="0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Cs/>
          <w:sz w:val="20"/>
          <w:szCs w:val="20"/>
        </w:rPr>
        <w:t xml:space="preserve">2026 – </w:t>
      </w:r>
      <w:r w:rsidRPr="00B806AA">
        <w:rPr>
          <w:rFonts w:ascii="Corbel" w:hAnsi="Corbel"/>
          <w:bCs/>
          <w:sz w:val="20"/>
          <w:szCs w:val="20"/>
        </w:rPr>
        <w:tab/>
      </w:r>
      <w:r w:rsidR="008A2061">
        <w:rPr>
          <w:rFonts w:ascii="Corbel" w:hAnsi="Corbel"/>
          <w:bCs/>
          <w:sz w:val="20"/>
          <w:szCs w:val="20"/>
        </w:rPr>
        <w:t>Task Force</w:t>
      </w:r>
      <w:r w:rsidR="00A9712C">
        <w:rPr>
          <w:rFonts w:ascii="Corbel" w:hAnsi="Corbel"/>
          <w:bCs/>
          <w:sz w:val="20"/>
          <w:szCs w:val="20"/>
        </w:rPr>
        <w:t xml:space="preserve"> for </w:t>
      </w:r>
      <w:r w:rsidRPr="00B806AA">
        <w:rPr>
          <w:rFonts w:ascii="Corbel" w:hAnsi="Corbel"/>
          <w:bCs/>
          <w:sz w:val="20"/>
          <w:szCs w:val="20"/>
        </w:rPr>
        <w:t xml:space="preserve">Center for </w:t>
      </w:r>
      <w:r w:rsidR="00540448" w:rsidRPr="00540448">
        <w:rPr>
          <w:rFonts w:ascii="Corbel" w:hAnsi="Corbel"/>
          <w:bCs/>
          <w:sz w:val="20"/>
          <w:szCs w:val="20"/>
        </w:rPr>
        <w:t>Digital Public Health</w:t>
      </w:r>
      <w:r w:rsidR="00833553">
        <w:rPr>
          <w:rFonts w:ascii="Corbel" w:hAnsi="Corbel"/>
          <w:bCs/>
          <w:sz w:val="20"/>
          <w:szCs w:val="20"/>
        </w:rPr>
        <w:t xml:space="preserve">, </w:t>
      </w:r>
      <w:r w:rsidR="00833553" w:rsidRPr="00B806AA">
        <w:rPr>
          <w:rFonts w:ascii="Corbel" w:hAnsi="Corbel"/>
          <w:bCs/>
          <w:sz w:val="20"/>
          <w:szCs w:val="20"/>
        </w:rPr>
        <w:t>Northeastern Universit</w:t>
      </w:r>
      <w:r w:rsidR="00833553">
        <w:rPr>
          <w:rFonts w:ascii="Corbel" w:hAnsi="Corbel"/>
          <w:bCs/>
          <w:sz w:val="20"/>
          <w:szCs w:val="20"/>
        </w:rPr>
        <w:t>y, Boston, MA</w:t>
      </w:r>
    </w:p>
    <w:p w14:paraId="7BD6DC46" w14:textId="434D9EFD" w:rsidR="003B105C" w:rsidRDefault="003B105C" w:rsidP="00AE5609">
      <w:pPr>
        <w:spacing w:before="80" w:after="80"/>
        <w:ind w:left="1440" w:hanging="1440"/>
        <w:outlineLvl w:val="0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Cs/>
          <w:sz w:val="20"/>
          <w:szCs w:val="20"/>
        </w:rPr>
        <w:t xml:space="preserve">2026 – </w:t>
      </w:r>
      <w:r w:rsidRPr="00B806AA">
        <w:rPr>
          <w:rFonts w:ascii="Corbel" w:hAnsi="Corbel"/>
          <w:bCs/>
          <w:sz w:val="20"/>
          <w:szCs w:val="20"/>
        </w:rPr>
        <w:tab/>
        <w:t xml:space="preserve">Co-organizer, </w:t>
      </w:r>
      <w:r w:rsidR="003D57A0" w:rsidRPr="00B806AA">
        <w:rPr>
          <w:rFonts w:ascii="Corbel" w:hAnsi="Corbel"/>
          <w:bCs/>
          <w:sz w:val="20"/>
          <w:szCs w:val="20"/>
        </w:rPr>
        <w:t xml:space="preserve">Early Career Investigator </w:t>
      </w:r>
      <w:r w:rsidR="00310FB6">
        <w:rPr>
          <w:rFonts w:ascii="Corbel" w:hAnsi="Corbel"/>
          <w:bCs/>
          <w:sz w:val="20"/>
          <w:szCs w:val="20"/>
        </w:rPr>
        <w:t xml:space="preserve">Seminar </w:t>
      </w:r>
      <w:r w:rsidR="003D57A0" w:rsidRPr="00B806AA">
        <w:rPr>
          <w:rFonts w:ascii="Corbel" w:hAnsi="Corbel"/>
          <w:bCs/>
          <w:sz w:val="20"/>
          <w:szCs w:val="20"/>
        </w:rPr>
        <w:t>Series</w:t>
      </w:r>
      <w:r w:rsidR="00B03A1F">
        <w:rPr>
          <w:rFonts w:ascii="Corbel" w:hAnsi="Corbel"/>
          <w:bCs/>
          <w:sz w:val="20"/>
          <w:szCs w:val="20"/>
        </w:rPr>
        <w:t xml:space="preserve">, </w:t>
      </w:r>
      <w:r w:rsidR="00833553">
        <w:rPr>
          <w:rFonts w:ascii="Corbel" w:hAnsi="Corbel"/>
          <w:bCs/>
          <w:sz w:val="20"/>
          <w:szCs w:val="20"/>
        </w:rPr>
        <w:t xml:space="preserve">Roux Institute and MaineHealth, </w:t>
      </w:r>
      <w:r w:rsidR="00B03A1F">
        <w:rPr>
          <w:rFonts w:ascii="Corbel" w:hAnsi="Corbel"/>
          <w:bCs/>
          <w:sz w:val="20"/>
          <w:szCs w:val="20"/>
        </w:rPr>
        <w:t>Portland, ME</w:t>
      </w:r>
    </w:p>
    <w:p w14:paraId="778AF755" w14:textId="7AB2543C" w:rsidR="00E11934" w:rsidRPr="00B03A1F" w:rsidRDefault="002201CD" w:rsidP="00E11934">
      <w:pPr>
        <w:spacing w:before="80" w:after="80"/>
        <w:ind w:left="1440" w:hanging="1440"/>
        <w:outlineLvl w:val="0"/>
        <w:rPr>
          <w:rFonts w:ascii="Corbel" w:hAnsi="Corbel"/>
          <w:bCs/>
          <w:sz w:val="20"/>
          <w:szCs w:val="20"/>
        </w:rPr>
      </w:pPr>
      <w:r>
        <w:rPr>
          <w:rFonts w:ascii="Corbel" w:hAnsi="Corbel"/>
          <w:bCs/>
          <w:sz w:val="20"/>
          <w:szCs w:val="20"/>
        </w:rPr>
        <w:t>2026</w:t>
      </w:r>
      <w:r>
        <w:rPr>
          <w:rFonts w:ascii="Corbel" w:hAnsi="Corbel"/>
          <w:bCs/>
          <w:sz w:val="20"/>
          <w:szCs w:val="20"/>
        </w:rPr>
        <w:tab/>
        <w:t xml:space="preserve">Task Force for </w:t>
      </w:r>
      <w:r w:rsidR="00B03A1F">
        <w:rPr>
          <w:rFonts w:ascii="Corbel" w:hAnsi="Corbel"/>
          <w:bCs/>
          <w:sz w:val="20"/>
          <w:szCs w:val="20"/>
        </w:rPr>
        <w:t>“</w:t>
      </w:r>
      <w:r w:rsidRPr="00B03A1F">
        <w:rPr>
          <w:rFonts w:ascii="Corbel" w:hAnsi="Corbel"/>
          <w:bCs/>
          <w:sz w:val="20"/>
          <w:szCs w:val="20"/>
        </w:rPr>
        <w:t>Operations and Infrastructure in the Age of AI</w:t>
      </w:r>
      <w:r w:rsidR="00B03A1F">
        <w:rPr>
          <w:rFonts w:ascii="Corbel" w:hAnsi="Corbel"/>
          <w:bCs/>
          <w:sz w:val="20"/>
          <w:szCs w:val="20"/>
        </w:rPr>
        <w:t xml:space="preserve">”, </w:t>
      </w:r>
      <w:r w:rsidR="00833553">
        <w:rPr>
          <w:rFonts w:ascii="Corbel" w:hAnsi="Corbel"/>
          <w:bCs/>
          <w:sz w:val="20"/>
          <w:szCs w:val="20"/>
        </w:rPr>
        <w:t xml:space="preserve">Roux Institute, </w:t>
      </w:r>
      <w:r w:rsidR="00B03A1F">
        <w:rPr>
          <w:rFonts w:ascii="Corbel" w:hAnsi="Corbel"/>
          <w:bCs/>
          <w:sz w:val="20"/>
          <w:szCs w:val="20"/>
        </w:rPr>
        <w:t>Portland, MD</w:t>
      </w:r>
    </w:p>
    <w:p w14:paraId="29A5C460" w14:textId="6D291CEF" w:rsidR="00E9568E" w:rsidRDefault="00E9568E" w:rsidP="00AE5609">
      <w:pPr>
        <w:spacing w:before="80" w:after="80"/>
        <w:ind w:left="1440" w:hanging="1440"/>
        <w:outlineLvl w:val="0"/>
        <w:rPr>
          <w:rFonts w:ascii="Corbel" w:hAnsi="Corbel"/>
          <w:bCs/>
          <w:sz w:val="20"/>
          <w:szCs w:val="20"/>
        </w:rPr>
      </w:pPr>
      <w:r w:rsidRPr="00B806AA">
        <w:rPr>
          <w:rFonts w:ascii="Corbel" w:hAnsi="Corbel"/>
          <w:bCs/>
          <w:sz w:val="20"/>
          <w:szCs w:val="20"/>
        </w:rPr>
        <w:t>2026</w:t>
      </w:r>
      <w:r w:rsidRPr="00B806AA">
        <w:rPr>
          <w:rFonts w:ascii="Corbel" w:hAnsi="Corbel"/>
          <w:bCs/>
          <w:sz w:val="20"/>
          <w:szCs w:val="20"/>
        </w:rPr>
        <w:tab/>
        <w:t>Abstract reviewer, NetSci International Conference on Network Science</w:t>
      </w:r>
    </w:p>
    <w:p w14:paraId="3DF0CDDF" w14:textId="77777777" w:rsidR="00E11934" w:rsidRPr="00E11934" w:rsidRDefault="00E11934" w:rsidP="00E11934">
      <w:pPr>
        <w:spacing w:before="80" w:after="80"/>
        <w:ind w:left="1440" w:hanging="1440"/>
        <w:outlineLvl w:val="0"/>
        <w:rPr>
          <w:rFonts w:ascii="Corbel" w:hAnsi="Corbel"/>
          <w:bCs/>
          <w:sz w:val="20"/>
          <w:szCs w:val="20"/>
        </w:rPr>
      </w:pPr>
      <w:r w:rsidRPr="00E11934">
        <w:rPr>
          <w:rFonts w:ascii="Corbel" w:hAnsi="Corbel"/>
          <w:bCs/>
          <w:sz w:val="20"/>
          <w:szCs w:val="20"/>
        </w:rPr>
        <w:t>2025</w:t>
      </w:r>
      <w:r w:rsidRPr="00E11934">
        <w:rPr>
          <w:rFonts w:ascii="Corbel" w:hAnsi="Corbel"/>
          <w:bCs/>
          <w:sz w:val="20"/>
          <w:szCs w:val="20"/>
        </w:rPr>
        <w:tab/>
      </w:r>
      <w:r>
        <w:rPr>
          <w:rFonts w:ascii="Corbel" w:hAnsi="Corbel"/>
          <w:bCs/>
          <w:sz w:val="20"/>
          <w:szCs w:val="20"/>
        </w:rPr>
        <w:t>Co-</w:t>
      </w:r>
      <w:r w:rsidRPr="00E11934">
        <w:rPr>
          <w:rFonts w:ascii="Corbel" w:hAnsi="Corbel"/>
          <w:bCs/>
          <w:sz w:val="20"/>
          <w:szCs w:val="20"/>
        </w:rPr>
        <w:t xml:space="preserve">organizer, EpiMob Satellite (“Epidemic control: </w:t>
      </w:r>
      <w:r w:rsidRPr="00E11934">
        <w:rPr>
          <w:rFonts w:ascii="Arial" w:hAnsi="Arial" w:cs="Arial"/>
          <w:bCs/>
          <w:sz w:val="20"/>
          <w:szCs w:val="20"/>
        </w:rPr>
        <w:t>​</w:t>
      </w:r>
      <w:r w:rsidRPr="00E11934">
        <w:rPr>
          <w:rFonts w:ascii="Corbel" w:hAnsi="Corbel"/>
          <w:bCs/>
          <w:sz w:val="20"/>
          <w:szCs w:val="20"/>
        </w:rPr>
        <w:t>from mobility data to public health”), NetSci International Conference on Network Science, Maastricht, The Netherlands</w:t>
      </w:r>
    </w:p>
    <w:p w14:paraId="5FDD0AB6" w14:textId="5434B088" w:rsidR="00E11934" w:rsidRPr="00B806AA" w:rsidRDefault="00E11934" w:rsidP="00E11934">
      <w:pPr>
        <w:spacing w:before="80" w:after="80"/>
        <w:ind w:left="1440" w:hanging="1440"/>
        <w:outlineLvl w:val="0"/>
        <w:rPr>
          <w:rFonts w:ascii="Corbel" w:hAnsi="Corbel"/>
          <w:bCs/>
          <w:sz w:val="20"/>
          <w:szCs w:val="20"/>
        </w:rPr>
      </w:pPr>
      <w:r w:rsidRPr="00E11934">
        <w:rPr>
          <w:rFonts w:ascii="Corbel" w:hAnsi="Corbel"/>
          <w:bCs/>
          <w:sz w:val="20"/>
          <w:szCs w:val="20"/>
        </w:rPr>
        <w:t>2024</w:t>
      </w:r>
      <w:r w:rsidRPr="00E11934">
        <w:rPr>
          <w:rFonts w:ascii="Corbel" w:hAnsi="Corbel"/>
          <w:bCs/>
          <w:sz w:val="20"/>
          <w:szCs w:val="20"/>
        </w:rPr>
        <w:tab/>
        <w:t xml:space="preserve">Co-organizer, EpiMob Satellite (“Epidemic control: </w:t>
      </w:r>
      <w:r w:rsidRPr="00E11934">
        <w:rPr>
          <w:rFonts w:ascii="Arial" w:hAnsi="Arial" w:cs="Arial"/>
          <w:bCs/>
          <w:sz w:val="20"/>
          <w:szCs w:val="20"/>
        </w:rPr>
        <w:t>​</w:t>
      </w:r>
      <w:r w:rsidRPr="00E11934">
        <w:rPr>
          <w:rFonts w:ascii="Corbel" w:hAnsi="Corbel"/>
          <w:bCs/>
          <w:sz w:val="20"/>
          <w:szCs w:val="20"/>
        </w:rPr>
        <w:t>from mobility data to public health”), NetSci International Conference on Network Science, Québec City, Canada</w:t>
      </w:r>
    </w:p>
    <w:p w14:paraId="02263C93" w14:textId="47A17F8B" w:rsidR="00781035" w:rsidRPr="00B806AA" w:rsidRDefault="00AE5609" w:rsidP="00AE5609">
      <w:pPr>
        <w:spacing w:before="80" w:after="80"/>
        <w:ind w:left="1440" w:hanging="1440"/>
        <w:outlineLvl w:val="0"/>
        <w:rPr>
          <w:rFonts w:ascii="Corbel" w:hAnsi="Corbel"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>2023</w:t>
      </w:r>
      <w:r w:rsidRPr="00B806AA">
        <w:rPr>
          <w:rFonts w:ascii="Corbel" w:hAnsi="Corbel"/>
          <w:sz w:val="20"/>
          <w:szCs w:val="20"/>
        </w:rPr>
        <w:tab/>
      </w:r>
      <w:r w:rsidR="00833553">
        <w:rPr>
          <w:rFonts w:ascii="Corbel" w:hAnsi="Corbel"/>
          <w:sz w:val="20"/>
          <w:szCs w:val="20"/>
        </w:rPr>
        <w:t xml:space="preserve">Working group on </w:t>
      </w:r>
      <w:r w:rsidR="00B03A1F" w:rsidRPr="00B03A1F">
        <w:rPr>
          <w:rFonts w:ascii="Corbel" w:hAnsi="Corbel"/>
          <w:sz w:val="20"/>
          <w:szCs w:val="20"/>
        </w:rPr>
        <w:t>“The</w:t>
      </w:r>
      <w:r w:rsidR="00E47616" w:rsidRPr="00B03A1F">
        <w:rPr>
          <w:rFonts w:ascii="Corbel" w:hAnsi="Corbel"/>
          <w:sz w:val="20"/>
          <w:szCs w:val="20"/>
        </w:rPr>
        <w:t xml:space="preserve"> </w:t>
      </w:r>
      <w:r w:rsidR="00781035" w:rsidRPr="00B03A1F">
        <w:rPr>
          <w:rFonts w:ascii="Corbel" w:hAnsi="Corbel"/>
          <w:sz w:val="20"/>
          <w:szCs w:val="20"/>
        </w:rPr>
        <w:t>use of human mobility data in infectious disease modeling</w:t>
      </w:r>
      <w:r w:rsidR="00781035" w:rsidRPr="00B806AA">
        <w:rPr>
          <w:rFonts w:ascii="Corbel" w:hAnsi="Corbel"/>
          <w:sz w:val="20"/>
          <w:szCs w:val="20"/>
        </w:rPr>
        <w:t>,</w:t>
      </w:r>
      <w:r w:rsidR="00B03A1F">
        <w:rPr>
          <w:rFonts w:ascii="Corbel" w:hAnsi="Corbel"/>
          <w:sz w:val="20"/>
          <w:szCs w:val="20"/>
        </w:rPr>
        <w:t>”</w:t>
      </w:r>
      <w:r w:rsidR="00781035" w:rsidRPr="00B806AA">
        <w:rPr>
          <w:rFonts w:ascii="Corbel" w:hAnsi="Corbel"/>
          <w:sz w:val="20"/>
          <w:szCs w:val="20"/>
        </w:rPr>
        <w:t xml:space="preserve"> Johns Hopkins Bloomberg School of Public Health</w:t>
      </w:r>
      <w:r w:rsidR="006D3346" w:rsidRPr="00B806AA">
        <w:rPr>
          <w:rFonts w:ascii="Corbel" w:hAnsi="Corbel"/>
          <w:sz w:val="20"/>
          <w:szCs w:val="20"/>
        </w:rPr>
        <w:t>, Baltimore, MD</w:t>
      </w:r>
    </w:p>
    <w:p w14:paraId="07CE3178" w14:textId="49CF3E8C" w:rsidR="009853C4" w:rsidRPr="00B806AA" w:rsidRDefault="009853C4" w:rsidP="00E9568E">
      <w:pPr>
        <w:spacing w:before="80" w:after="80"/>
        <w:rPr>
          <w:rFonts w:ascii="Corbel" w:hAnsi="Corbel"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>2022</w:t>
      </w:r>
      <w:r w:rsidR="00714D97" w:rsidRPr="00B806AA">
        <w:rPr>
          <w:rFonts w:ascii="Corbel" w:hAnsi="Corbel"/>
          <w:bCs/>
          <w:sz w:val="20"/>
          <w:szCs w:val="20"/>
        </w:rPr>
        <w:t xml:space="preserve"> – </w:t>
      </w:r>
      <w:r w:rsidRPr="00B806AA">
        <w:rPr>
          <w:rFonts w:ascii="Corbel" w:hAnsi="Corbel"/>
          <w:sz w:val="20"/>
          <w:szCs w:val="20"/>
        </w:rPr>
        <w:tab/>
      </w:r>
      <w:r w:rsidR="00E9568E" w:rsidRPr="00B806AA">
        <w:rPr>
          <w:rFonts w:ascii="Corbel" w:hAnsi="Corbel"/>
          <w:sz w:val="20"/>
          <w:szCs w:val="20"/>
        </w:rPr>
        <w:tab/>
      </w:r>
      <w:r w:rsidR="008C73B4" w:rsidRPr="00B806AA">
        <w:rPr>
          <w:rFonts w:ascii="Corbel" w:hAnsi="Corbel"/>
          <w:sz w:val="20"/>
          <w:szCs w:val="20"/>
        </w:rPr>
        <w:t>Abstract reviewer</w:t>
      </w:r>
      <w:r w:rsidRPr="00B806AA">
        <w:rPr>
          <w:rFonts w:ascii="Corbel" w:hAnsi="Corbel"/>
          <w:sz w:val="20"/>
          <w:szCs w:val="20"/>
        </w:rPr>
        <w:t xml:space="preserve">, </w:t>
      </w:r>
      <w:r w:rsidR="00E9568E" w:rsidRPr="00B806AA">
        <w:rPr>
          <w:rFonts w:ascii="Corbel" w:hAnsi="Corbel"/>
          <w:sz w:val="20"/>
          <w:szCs w:val="20"/>
        </w:rPr>
        <w:t xml:space="preserve">NIH Modeling of Infectious Disease Agent Study (MIDAS) </w:t>
      </w:r>
      <w:r w:rsidRPr="00B806AA">
        <w:rPr>
          <w:rFonts w:ascii="Corbel" w:hAnsi="Corbel"/>
          <w:sz w:val="20"/>
          <w:szCs w:val="20"/>
        </w:rPr>
        <w:t>Annual Meeting</w:t>
      </w:r>
    </w:p>
    <w:p w14:paraId="5CC6EE9B" w14:textId="7422BA3A" w:rsidR="00A779DD" w:rsidRPr="00B806AA" w:rsidRDefault="00A779DD" w:rsidP="0064047D">
      <w:pPr>
        <w:spacing w:before="80" w:after="80"/>
        <w:rPr>
          <w:rFonts w:ascii="Corbel" w:hAnsi="Corbel"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>20</w:t>
      </w:r>
      <w:r w:rsidR="00616A51" w:rsidRPr="00B806AA">
        <w:rPr>
          <w:rFonts w:ascii="Corbel" w:hAnsi="Corbel"/>
          <w:sz w:val="20"/>
          <w:szCs w:val="20"/>
        </w:rPr>
        <w:t>20</w:t>
      </w:r>
      <w:r w:rsidR="000C20B7" w:rsidRPr="00B806AA">
        <w:rPr>
          <w:rFonts w:ascii="Corbel" w:hAnsi="Corbel"/>
          <w:sz w:val="20"/>
          <w:szCs w:val="20"/>
        </w:rPr>
        <w:t xml:space="preserve"> –</w:t>
      </w:r>
      <w:r w:rsidR="000C20B7" w:rsidRPr="00B806AA">
        <w:rPr>
          <w:rFonts w:ascii="Corbel" w:hAnsi="Corbel"/>
          <w:sz w:val="20"/>
          <w:szCs w:val="20"/>
        </w:rPr>
        <w:tab/>
      </w:r>
      <w:r w:rsidR="000C20B7" w:rsidRPr="00B806AA">
        <w:rPr>
          <w:rFonts w:ascii="Corbel" w:hAnsi="Corbel"/>
          <w:sz w:val="20"/>
          <w:szCs w:val="20"/>
        </w:rPr>
        <w:tab/>
        <w:t>Member,</w:t>
      </w:r>
      <w:r w:rsidRPr="00B806AA">
        <w:rPr>
          <w:rFonts w:ascii="Corbel" w:hAnsi="Corbel"/>
          <w:sz w:val="20"/>
          <w:szCs w:val="20"/>
        </w:rPr>
        <w:t xml:space="preserve"> </w:t>
      </w:r>
      <w:r w:rsidR="00B260FF" w:rsidRPr="00B806AA">
        <w:rPr>
          <w:rFonts w:ascii="Corbel" w:hAnsi="Corbel"/>
          <w:sz w:val="20"/>
          <w:szCs w:val="20"/>
        </w:rPr>
        <w:t xml:space="preserve">NIH </w:t>
      </w:r>
      <w:r w:rsidR="00DE5DD6" w:rsidRPr="00B806AA">
        <w:rPr>
          <w:rFonts w:ascii="Corbel" w:hAnsi="Corbel"/>
          <w:sz w:val="20"/>
          <w:szCs w:val="20"/>
        </w:rPr>
        <w:t>Modeling of Infectious Disease Agent Study (MIDAS)</w:t>
      </w:r>
    </w:p>
    <w:p w14:paraId="3B320B65" w14:textId="2BB6FC93" w:rsidR="003E109A" w:rsidRPr="00B806AA" w:rsidRDefault="00AE5609" w:rsidP="00AE5609">
      <w:pPr>
        <w:spacing w:before="80" w:after="80"/>
        <w:ind w:left="1440" w:hanging="1440"/>
        <w:rPr>
          <w:rFonts w:ascii="Corbel" w:hAnsi="Corbel"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>2019 – 2021</w:t>
      </w:r>
      <w:r w:rsidRPr="00B806AA">
        <w:rPr>
          <w:rFonts w:ascii="Corbel" w:hAnsi="Corbel"/>
          <w:sz w:val="20"/>
          <w:szCs w:val="20"/>
        </w:rPr>
        <w:tab/>
      </w:r>
      <w:r w:rsidR="003E109A" w:rsidRPr="00B806AA">
        <w:rPr>
          <w:rFonts w:ascii="Corbel" w:hAnsi="Corbel"/>
          <w:sz w:val="20"/>
          <w:szCs w:val="20"/>
        </w:rPr>
        <w:t>Essay editor</w:t>
      </w:r>
      <w:r w:rsidR="00681FBD" w:rsidRPr="00B806AA">
        <w:rPr>
          <w:rFonts w:ascii="Corbel" w:hAnsi="Corbel"/>
          <w:sz w:val="20"/>
          <w:szCs w:val="20"/>
        </w:rPr>
        <w:t xml:space="preserve">, </w:t>
      </w:r>
      <w:r w:rsidR="003E109A" w:rsidRPr="00B806AA">
        <w:rPr>
          <w:rFonts w:ascii="Corbel" w:hAnsi="Corbel"/>
          <w:sz w:val="20"/>
          <w:szCs w:val="20"/>
        </w:rPr>
        <w:t>Science Policy for All (</w:t>
      </w:r>
      <w:r w:rsidR="00B15452" w:rsidRPr="00B806AA">
        <w:rPr>
          <w:rFonts w:ascii="Corbel" w:hAnsi="Corbel"/>
          <w:sz w:val="20"/>
          <w:szCs w:val="20"/>
        </w:rPr>
        <w:t xml:space="preserve">policy </w:t>
      </w:r>
      <w:r w:rsidR="003E109A" w:rsidRPr="00B806AA">
        <w:rPr>
          <w:rFonts w:ascii="Corbel" w:hAnsi="Corbel"/>
          <w:sz w:val="20"/>
          <w:szCs w:val="20"/>
        </w:rPr>
        <w:t>blog with contributors from the Washington, DC area)</w:t>
      </w:r>
    </w:p>
    <w:p w14:paraId="3AAA0760" w14:textId="72BE5A33" w:rsidR="003E109A" w:rsidRPr="00B806AA" w:rsidRDefault="00AE5609" w:rsidP="000F3687">
      <w:pPr>
        <w:spacing w:before="100" w:after="100"/>
        <w:rPr>
          <w:rFonts w:ascii="Corbel" w:hAnsi="Corbel"/>
          <w:b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 xml:space="preserve">2017 </w:t>
      </w:r>
      <w:r w:rsidRPr="00B806AA">
        <w:rPr>
          <w:rFonts w:ascii="Corbel" w:hAnsi="Corbel"/>
          <w:sz w:val="20"/>
          <w:szCs w:val="20"/>
        </w:rPr>
        <w:tab/>
      </w:r>
      <w:r w:rsidRPr="00B806AA">
        <w:rPr>
          <w:rFonts w:ascii="Corbel" w:hAnsi="Corbel"/>
          <w:sz w:val="20"/>
          <w:szCs w:val="20"/>
        </w:rPr>
        <w:tab/>
      </w:r>
      <w:r w:rsidR="00EA2204" w:rsidRPr="00B806AA">
        <w:rPr>
          <w:rFonts w:ascii="Corbel" w:hAnsi="Corbel"/>
          <w:sz w:val="20"/>
          <w:szCs w:val="20"/>
        </w:rPr>
        <w:t>Invited Panelist</w:t>
      </w:r>
      <w:r w:rsidR="0085597F" w:rsidRPr="00B806AA">
        <w:rPr>
          <w:rFonts w:ascii="Corbel" w:hAnsi="Corbel"/>
          <w:sz w:val="20"/>
          <w:szCs w:val="20"/>
        </w:rPr>
        <w:t xml:space="preserve">, </w:t>
      </w:r>
      <w:r w:rsidR="00435193" w:rsidRPr="00B806AA">
        <w:rPr>
          <w:rFonts w:ascii="Corbel" w:hAnsi="Corbel"/>
          <w:sz w:val="20"/>
          <w:szCs w:val="20"/>
        </w:rPr>
        <w:t xml:space="preserve">NSF BEACON </w:t>
      </w:r>
      <w:r w:rsidR="00DA1CF7" w:rsidRPr="00B806AA">
        <w:rPr>
          <w:rFonts w:ascii="Corbel" w:hAnsi="Corbel"/>
          <w:sz w:val="20"/>
          <w:szCs w:val="20"/>
        </w:rPr>
        <w:t>Public Engagement Workshop</w:t>
      </w:r>
      <w:r w:rsidR="00EA2204" w:rsidRPr="00B806AA">
        <w:rPr>
          <w:rFonts w:ascii="Corbel" w:hAnsi="Corbel"/>
          <w:sz w:val="20"/>
          <w:szCs w:val="20"/>
        </w:rPr>
        <w:t>, Austin, T</w:t>
      </w:r>
      <w:r w:rsidR="005A0C44" w:rsidRPr="00B806AA">
        <w:rPr>
          <w:rFonts w:ascii="Corbel" w:hAnsi="Corbel"/>
          <w:sz w:val="20"/>
          <w:szCs w:val="20"/>
        </w:rPr>
        <w:t>X</w:t>
      </w:r>
    </w:p>
    <w:p w14:paraId="5E88D46B" w14:textId="77777777" w:rsidR="00D94AA5" w:rsidRDefault="00D94AA5">
      <w:pPr>
        <w:spacing w:after="200"/>
        <w:rPr>
          <w:rFonts w:ascii="Corbel" w:hAnsi="Corbel"/>
          <w:b/>
          <w:sz w:val="22"/>
          <w:szCs w:val="22"/>
        </w:rPr>
      </w:pPr>
      <w:r>
        <w:rPr>
          <w:rFonts w:ascii="Corbel" w:hAnsi="Corbel"/>
          <w:b/>
          <w:sz w:val="22"/>
          <w:szCs w:val="22"/>
        </w:rPr>
        <w:lastRenderedPageBreak/>
        <w:br w:type="page"/>
      </w:r>
    </w:p>
    <w:p w14:paraId="6446FF1A" w14:textId="3F9F54E6" w:rsidR="006511BE" w:rsidRPr="000F3687" w:rsidRDefault="00092851" w:rsidP="000F3687">
      <w:pPr>
        <w:spacing w:before="200" w:after="100"/>
        <w:rPr>
          <w:rFonts w:ascii="Corbel" w:hAnsi="Corbel"/>
          <w:b/>
          <w:sz w:val="22"/>
          <w:szCs w:val="22"/>
        </w:rPr>
      </w:pPr>
      <w:r w:rsidRPr="00B806AA">
        <w:rPr>
          <w:rFonts w:ascii="Corbel" w:hAnsi="Corbel"/>
          <w:b/>
          <w:sz w:val="22"/>
          <w:szCs w:val="22"/>
        </w:rPr>
        <w:lastRenderedPageBreak/>
        <w:t xml:space="preserve">Teaching </w:t>
      </w:r>
      <w:r w:rsidR="008402A2" w:rsidRPr="00B806AA">
        <w:rPr>
          <w:rFonts w:ascii="Corbel" w:hAnsi="Corbel"/>
          <w:b/>
          <w:sz w:val="22"/>
          <w:szCs w:val="22"/>
        </w:rPr>
        <w:t xml:space="preserve">and mentoring </w:t>
      </w:r>
      <w:r w:rsidR="00203978" w:rsidRPr="00B806AA">
        <w:rPr>
          <w:rFonts w:ascii="Corbel" w:hAnsi="Corbel"/>
          <w:b/>
          <w:sz w:val="22"/>
          <w:szCs w:val="22"/>
        </w:rPr>
        <w:t>e</w:t>
      </w:r>
      <w:r w:rsidRPr="00B806AA">
        <w:rPr>
          <w:rFonts w:ascii="Corbel" w:hAnsi="Corbel"/>
          <w:b/>
          <w:sz w:val="22"/>
          <w:szCs w:val="22"/>
        </w:rPr>
        <w:t>xperience</w:t>
      </w:r>
    </w:p>
    <w:p w14:paraId="464128B3" w14:textId="45F7C9D0" w:rsidR="008402A2" w:rsidRPr="00B806AA" w:rsidRDefault="008402A2" w:rsidP="008402A2">
      <w:pPr>
        <w:spacing w:before="100" w:after="100"/>
        <w:ind w:left="1440" w:hanging="1440"/>
        <w:rPr>
          <w:rFonts w:ascii="Corbel" w:hAnsi="Corbel"/>
          <w:color w:val="000000" w:themeColor="text1"/>
          <w:sz w:val="20"/>
          <w:szCs w:val="20"/>
        </w:rPr>
      </w:pPr>
      <w:r w:rsidRPr="00B806AA">
        <w:rPr>
          <w:rFonts w:ascii="Corbel" w:hAnsi="Corbel"/>
          <w:color w:val="000000" w:themeColor="text1"/>
          <w:sz w:val="20"/>
          <w:szCs w:val="20"/>
        </w:rPr>
        <w:t>2024</w:t>
      </w:r>
      <w:r w:rsidRPr="00B806AA">
        <w:rPr>
          <w:rFonts w:ascii="Corbel" w:hAnsi="Corbel"/>
          <w:color w:val="000000" w:themeColor="text1"/>
          <w:sz w:val="20"/>
          <w:szCs w:val="20"/>
        </w:rPr>
        <w:tab/>
        <w:t xml:space="preserve">Tutor, </w:t>
      </w:r>
      <w:r w:rsidRPr="00B806AA">
        <w:rPr>
          <w:rFonts w:ascii="Corbel" w:hAnsi="Corbel"/>
          <w:i/>
          <w:color w:val="000000" w:themeColor="text1"/>
          <w:sz w:val="20"/>
          <w:szCs w:val="20"/>
        </w:rPr>
        <w:t>Complexity 72h: Interdisciplinary workshop for young researchers in complex systems</w:t>
      </w:r>
      <w:r w:rsidRPr="00B806AA">
        <w:rPr>
          <w:rFonts w:ascii="Corbel" w:hAnsi="Corbel"/>
          <w:color w:val="000000" w:themeColor="text1"/>
          <w:sz w:val="20"/>
          <w:szCs w:val="20"/>
        </w:rPr>
        <w:t xml:space="preserve">, Carlos III University of Madrid, Spain. </w:t>
      </w:r>
      <w:r w:rsidRPr="00B806AA">
        <w:rPr>
          <w:rFonts w:ascii="Corbel" w:hAnsi="Corbel"/>
          <w:bCs/>
          <w:sz w:val="20"/>
          <w:szCs w:val="20"/>
        </w:rPr>
        <w:t>Led a team of 5 graduate students in carrying out a research project within 3 days (i.e., 72h).</w:t>
      </w:r>
    </w:p>
    <w:p w14:paraId="4F2DB3A4" w14:textId="1599BB9B" w:rsidR="003C007D" w:rsidRPr="00B806AA" w:rsidRDefault="003C007D" w:rsidP="003F0253">
      <w:pPr>
        <w:spacing w:before="100" w:after="100"/>
        <w:ind w:left="1440" w:hanging="1440"/>
        <w:rPr>
          <w:rFonts w:ascii="Corbel" w:hAnsi="Corbel"/>
          <w:color w:val="000000" w:themeColor="text1"/>
          <w:sz w:val="20"/>
          <w:szCs w:val="20"/>
        </w:rPr>
      </w:pPr>
      <w:r w:rsidRPr="00B806AA">
        <w:rPr>
          <w:rFonts w:ascii="Corbel" w:hAnsi="Corbel"/>
          <w:color w:val="000000" w:themeColor="text1"/>
          <w:sz w:val="20"/>
          <w:szCs w:val="20"/>
        </w:rPr>
        <w:t>2020</w:t>
      </w:r>
      <w:r w:rsidR="003F0253" w:rsidRPr="00B806AA">
        <w:rPr>
          <w:rFonts w:ascii="Corbel" w:hAnsi="Corbel"/>
          <w:color w:val="000000" w:themeColor="text1"/>
          <w:sz w:val="20"/>
          <w:szCs w:val="20"/>
        </w:rPr>
        <w:tab/>
      </w:r>
      <w:r w:rsidRPr="00B806AA">
        <w:rPr>
          <w:rFonts w:ascii="Corbel" w:hAnsi="Corbel"/>
          <w:color w:val="000000" w:themeColor="text1"/>
          <w:sz w:val="20"/>
          <w:szCs w:val="20"/>
        </w:rPr>
        <w:t xml:space="preserve">Completed 9-week NIH pedagogy course </w:t>
      </w:r>
      <w:r w:rsidRPr="00B806AA">
        <w:rPr>
          <w:rFonts w:ascii="Corbel" w:hAnsi="Corbel"/>
          <w:i/>
          <w:color w:val="000000" w:themeColor="text1"/>
          <w:sz w:val="20"/>
          <w:szCs w:val="20"/>
        </w:rPr>
        <w:t>Scientists Teaching Science</w:t>
      </w:r>
      <w:r w:rsidRPr="00B806AA">
        <w:rPr>
          <w:rFonts w:ascii="Corbel" w:hAnsi="Corbel"/>
          <w:color w:val="000000" w:themeColor="text1"/>
          <w:sz w:val="20"/>
          <w:szCs w:val="20"/>
        </w:rPr>
        <w:t xml:space="preserve"> on best practices for teaching and learning in STEM subjects at the undergraduate level.</w:t>
      </w:r>
    </w:p>
    <w:p w14:paraId="545D6168" w14:textId="45BEE0FB" w:rsidR="003868A5" w:rsidRPr="00B806AA" w:rsidRDefault="003868A5" w:rsidP="003F0253">
      <w:pPr>
        <w:spacing w:before="100" w:after="100"/>
        <w:ind w:left="1440" w:hanging="1440"/>
        <w:outlineLvl w:val="0"/>
        <w:rPr>
          <w:rFonts w:ascii="Corbel" w:hAnsi="Corbel"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>2019</w:t>
      </w:r>
      <w:r w:rsidR="003F0253" w:rsidRPr="00B806AA">
        <w:rPr>
          <w:rFonts w:ascii="Corbel" w:hAnsi="Corbel"/>
          <w:sz w:val="20"/>
          <w:szCs w:val="20"/>
        </w:rPr>
        <w:tab/>
      </w:r>
      <w:r w:rsidRPr="00B806AA">
        <w:rPr>
          <w:rFonts w:ascii="Corbel" w:hAnsi="Corbel"/>
          <w:sz w:val="20"/>
          <w:szCs w:val="20"/>
        </w:rPr>
        <w:t xml:space="preserve">Co-Instructor, </w:t>
      </w:r>
      <w:r w:rsidR="00BB18C6" w:rsidRPr="00B806AA">
        <w:rPr>
          <w:rFonts w:ascii="Corbel" w:hAnsi="Corbel"/>
          <w:i/>
          <w:sz w:val="20"/>
          <w:szCs w:val="20"/>
        </w:rPr>
        <w:t>FIC</w:t>
      </w:r>
      <w:r w:rsidRPr="00B806AA">
        <w:rPr>
          <w:rFonts w:ascii="Corbel" w:hAnsi="Corbel"/>
          <w:i/>
          <w:sz w:val="20"/>
          <w:szCs w:val="20"/>
        </w:rPr>
        <w:t xml:space="preserve">-DIVERGE Training Workshop on RSV Genomics and Evolution, </w:t>
      </w:r>
      <w:r w:rsidR="00BB18C6" w:rsidRPr="00B806AA">
        <w:rPr>
          <w:rFonts w:ascii="Corbel" w:hAnsi="Corbel"/>
          <w:iCs/>
          <w:sz w:val="20"/>
          <w:szCs w:val="20"/>
        </w:rPr>
        <w:t xml:space="preserve">Fogarty International Center, </w:t>
      </w:r>
      <w:r w:rsidRPr="00B806AA">
        <w:rPr>
          <w:rFonts w:ascii="Corbel" w:hAnsi="Corbel"/>
          <w:sz w:val="20"/>
          <w:szCs w:val="20"/>
        </w:rPr>
        <w:t>National Institutes of Health, Bethesda, MD</w:t>
      </w:r>
    </w:p>
    <w:p w14:paraId="587F607F" w14:textId="46C9D573" w:rsidR="003868A5" w:rsidRPr="00B806AA" w:rsidRDefault="003868A5" w:rsidP="003F0253">
      <w:pPr>
        <w:spacing w:before="100" w:after="100"/>
        <w:ind w:left="1440" w:hanging="1440"/>
        <w:outlineLvl w:val="0"/>
        <w:rPr>
          <w:rFonts w:ascii="Corbel" w:hAnsi="Corbel"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>2018</w:t>
      </w:r>
      <w:r w:rsidR="003F0253" w:rsidRPr="00B806AA">
        <w:rPr>
          <w:rFonts w:ascii="Corbel" w:hAnsi="Corbel"/>
          <w:sz w:val="20"/>
          <w:szCs w:val="20"/>
        </w:rPr>
        <w:tab/>
      </w:r>
      <w:r w:rsidRPr="00B806AA">
        <w:rPr>
          <w:rFonts w:ascii="Corbel" w:hAnsi="Corbel"/>
          <w:sz w:val="20"/>
          <w:szCs w:val="20"/>
        </w:rPr>
        <w:t xml:space="preserve">Co-Instructor, </w:t>
      </w:r>
      <w:r w:rsidR="00BB18C6" w:rsidRPr="00B806AA">
        <w:rPr>
          <w:rFonts w:ascii="Corbel" w:hAnsi="Corbel"/>
          <w:i/>
          <w:sz w:val="20"/>
          <w:szCs w:val="20"/>
        </w:rPr>
        <w:t>FIC</w:t>
      </w:r>
      <w:r w:rsidRPr="00B806AA">
        <w:rPr>
          <w:rFonts w:ascii="Corbel" w:hAnsi="Corbel"/>
          <w:i/>
          <w:sz w:val="20"/>
          <w:szCs w:val="20"/>
        </w:rPr>
        <w:t>-NICD Training Workshop on Infectious Disease Dynamics and Evolution</w:t>
      </w:r>
      <w:r w:rsidRPr="00B806AA">
        <w:rPr>
          <w:rFonts w:ascii="Corbel" w:hAnsi="Corbel"/>
          <w:sz w:val="20"/>
          <w:szCs w:val="20"/>
        </w:rPr>
        <w:t>, National Institutes of Communicable Diseases, Johannesburg, South Africa</w:t>
      </w:r>
    </w:p>
    <w:p w14:paraId="30B7756C" w14:textId="39F62296" w:rsidR="00DC6974" w:rsidRPr="00B806AA" w:rsidRDefault="004D3B6D" w:rsidP="00DC6974">
      <w:pPr>
        <w:spacing w:before="100"/>
        <w:rPr>
          <w:rFonts w:ascii="Corbel" w:hAnsi="Corbel"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>Fall 2016</w:t>
      </w:r>
      <w:r w:rsidR="008D20E5" w:rsidRPr="00B806AA">
        <w:rPr>
          <w:rFonts w:ascii="Corbel" w:hAnsi="Corbel"/>
          <w:sz w:val="20"/>
          <w:szCs w:val="20"/>
        </w:rPr>
        <w:t xml:space="preserve">, </w:t>
      </w:r>
      <w:r w:rsidR="002E1E6C" w:rsidRPr="00B806AA">
        <w:rPr>
          <w:rFonts w:ascii="Corbel" w:hAnsi="Corbel"/>
          <w:sz w:val="20"/>
          <w:szCs w:val="20"/>
        </w:rPr>
        <w:t>2017</w:t>
      </w:r>
      <w:r w:rsidR="002E1E6C" w:rsidRPr="00B806AA">
        <w:rPr>
          <w:rFonts w:ascii="Corbel" w:hAnsi="Corbel"/>
          <w:sz w:val="20"/>
          <w:szCs w:val="20"/>
        </w:rPr>
        <w:tab/>
      </w:r>
      <w:r w:rsidR="002B5F09" w:rsidRPr="00B806AA">
        <w:rPr>
          <w:rFonts w:ascii="Corbel" w:hAnsi="Corbel"/>
          <w:sz w:val="20"/>
          <w:szCs w:val="20"/>
        </w:rPr>
        <w:t xml:space="preserve">Graduate </w:t>
      </w:r>
      <w:r w:rsidR="00092851" w:rsidRPr="00B806AA">
        <w:rPr>
          <w:rFonts w:ascii="Corbel" w:hAnsi="Corbel"/>
          <w:sz w:val="20"/>
          <w:szCs w:val="20"/>
        </w:rPr>
        <w:t xml:space="preserve">Teaching Assistant, </w:t>
      </w:r>
      <w:r w:rsidR="00092851" w:rsidRPr="00B806AA">
        <w:rPr>
          <w:rFonts w:ascii="Corbel" w:hAnsi="Corbel"/>
          <w:i/>
          <w:sz w:val="20"/>
          <w:szCs w:val="20"/>
        </w:rPr>
        <w:t>Scientific Inquiry Across Disciplines</w:t>
      </w:r>
      <w:r w:rsidR="000E3949" w:rsidRPr="00B806AA">
        <w:rPr>
          <w:rFonts w:ascii="Corbel" w:hAnsi="Corbel"/>
          <w:sz w:val="20"/>
          <w:szCs w:val="20"/>
        </w:rPr>
        <w:t xml:space="preserve">, </w:t>
      </w:r>
      <w:r w:rsidR="00092851" w:rsidRPr="00B806AA">
        <w:rPr>
          <w:rFonts w:ascii="Corbel" w:hAnsi="Corbel"/>
          <w:sz w:val="20"/>
          <w:szCs w:val="20"/>
        </w:rPr>
        <w:t>UT-Austin</w:t>
      </w:r>
    </w:p>
    <w:p w14:paraId="34469E58" w14:textId="7563CA09" w:rsidR="00DA0A06" w:rsidRPr="00B806AA" w:rsidRDefault="00D95A37" w:rsidP="00DA0A06">
      <w:pPr>
        <w:spacing w:before="100"/>
        <w:ind w:left="1440" w:hanging="1440"/>
        <w:rPr>
          <w:rFonts w:ascii="Corbel" w:hAnsi="Corbel"/>
          <w:sz w:val="20"/>
          <w:szCs w:val="20"/>
        </w:rPr>
      </w:pPr>
      <w:r>
        <w:rPr>
          <w:rFonts w:ascii="Corbel" w:hAnsi="Corbel"/>
          <w:sz w:val="20"/>
          <w:szCs w:val="20"/>
        </w:rPr>
        <w:t xml:space="preserve">Summer </w:t>
      </w:r>
      <w:r w:rsidR="00DA0A06" w:rsidRPr="00B806AA">
        <w:rPr>
          <w:rFonts w:ascii="Corbel" w:hAnsi="Corbel"/>
          <w:sz w:val="20"/>
          <w:szCs w:val="20"/>
        </w:rPr>
        <w:t>2016</w:t>
      </w:r>
      <w:r w:rsidR="00DA0A06" w:rsidRPr="00B806AA">
        <w:rPr>
          <w:rFonts w:ascii="Corbel" w:hAnsi="Corbel"/>
          <w:sz w:val="20"/>
          <w:szCs w:val="20"/>
        </w:rPr>
        <w:tab/>
      </w:r>
      <w:r w:rsidR="00DA0A06" w:rsidRPr="00B806AA">
        <w:rPr>
          <w:rFonts w:ascii="Corbel" w:hAnsi="Corbel"/>
          <w:bCs/>
          <w:sz w:val="20"/>
          <w:szCs w:val="20"/>
        </w:rPr>
        <w:t>Master’s student mentoring in primate field ecology, Department of Animal Biology, University of Antananarivo, Madagascar.</w:t>
      </w:r>
      <w:r w:rsidR="008402A2" w:rsidRPr="00B806AA">
        <w:rPr>
          <w:rFonts w:ascii="Corbel" w:hAnsi="Corbel"/>
          <w:bCs/>
          <w:sz w:val="20"/>
          <w:szCs w:val="20"/>
        </w:rPr>
        <w:t xml:space="preserve"> Safidy Rasolonjatovo, </w:t>
      </w:r>
      <w:r w:rsidR="008402A2" w:rsidRPr="00B806AA">
        <w:rPr>
          <w:rFonts w:ascii="Corbel" w:hAnsi="Corbel"/>
          <w:bCs/>
          <w:i/>
          <w:iCs/>
          <w:sz w:val="20"/>
          <w:szCs w:val="20"/>
        </w:rPr>
        <w:t>Verreaux’s sifaka scent marking behavior,</w:t>
      </w:r>
      <w:r w:rsidR="008402A2" w:rsidRPr="00B806AA">
        <w:rPr>
          <w:rFonts w:ascii="Corbel" w:hAnsi="Corbel"/>
          <w:bCs/>
          <w:sz w:val="20"/>
          <w:szCs w:val="20"/>
        </w:rPr>
        <w:t xml:space="preserve"> Kirindy Mitea National Park</w:t>
      </w:r>
    </w:p>
    <w:p w14:paraId="0641C507" w14:textId="6DC11EE1" w:rsidR="002E1E6C" w:rsidRPr="00B806AA" w:rsidRDefault="002E1E6C" w:rsidP="006F728B">
      <w:pPr>
        <w:spacing w:before="100"/>
        <w:ind w:left="1440" w:hanging="1440"/>
        <w:rPr>
          <w:rFonts w:ascii="Corbel" w:hAnsi="Corbel"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>2015</w:t>
      </w:r>
      <w:r w:rsidRPr="00B806AA">
        <w:rPr>
          <w:rFonts w:ascii="Corbel" w:hAnsi="Corbel"/>
          <w:sz w:val="20"/>
          <w:szCs w:val="20"/>
        </w:rPr>
        <w:tab/>
        <w:t xml:space="preserve">Guest Lecture, </w:t>
      </w:r>
      <w:r w:rsidRPr="00B806AA">
        <w:rPr>
          <w:rFonts w:ascii="Corbel" w:hAnsi="Corbel"/>
          <w:i/>
          <w:sz w:val="20"/>
          <w:szCs w:val="20"/>
        </w:rPr>
        <w:t>Biological Networks and Social Network Analysis</w:t>
      </w:r>
      <w:r w:rsidRPr="00B806AA">
        <w:rPr>
          <w:rFonts w:ascii="Corbel" w:hAnsi="Corbel"/>
          <w:sz w:val="20"/>
          <w:szCs w:val="20"/>
        </w:rPr>
        <w:t>, Introduction to Biological Statistics Course, Center for Computational Biology and Bioinformatics, UT-Austin</w:t>
      </w:r>
    </w:p>
    <w:p w14:paraId="5F491757" w14:textId="24CA8A76" w:rsidR="003C007D" w:rsidRPr="00B806AA" w:rsidRDefault="003C007D" w:rsidP="002E1E6C">
      <w:pPr>
        <w:spacing w:before="100" w:after="100"/>
        <w:ind w:left="1440" w:hanging="1440"/>
        <w:rPr>
          <w:rFonts w:ascii="Corbel" w:hAnsi="Corbel"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>2014</w:t>
      </w:r>
      <w:r w:rsidR="002E1E6C" w:rsidRPr="00B806AA">
        <w:rPr>
          <w:rFonts w:ascii="Corbel" w:hAnsi="Corbel"/>
          <w:sz w:val="20"/>
          <w:szCs w:val="20"/>
        </w:rPr>
        <w:tab/>
      </w:r>
      <w:r w:rsidRPr="00B806AA">
        <w:rPr>
          <w:rFonts w:ascii="Corbel" w:hAnsi="Corbel"/>
          <w:sz w:val="20"/>
          <w:szCs w:val="20"/>
        </w:rPr>
        <w:t xml:space="preserve">Guest Lecture, </w:t>
      </w:r>
      <w:r w:rsidRPr="00B806AA">
        <w:rPr>
          <w:rFonts w:ascii="Corbel" w:hAnsi="Corbel"/>
          <w:i/>
          <w:sz w:val="20"/>
          <w:szCs w:val="20"/>
        </w:rPr>
        <w:t>Introduction to Networks</w:t>
      </w:r>
      <w:r w:rsidRPr="00B806AA">
        <w:rPr>
          <w:rFonts w:ascii="Corbel" w:hAnsi="Corbel"/>
          <w:sz w:val="20"/>
          <w:szCs w:val="20"/>
        </w:rPr>
        <w:t>, Introduction to Biological Statistics Course, Center for Computational Biology and Bioinformatics, UT-Austin</w:t>
      </w:r>
    </w:p>
    <w:p w14:paraId="65829AA7" w14:textId="601389B8" w:rsidR="00DA0A06" w:rsidRPr="00B806AA" w:rsidRDefault="00DC6974" w:rsidP="00DA0A06">
      <w:pPr>
        <w:spacing w:before="100"/>
        <w:ind w:left="1440" w:hanging="1440"/>
        <w:rPr>
          <w:rFonts w:ascii="Corbel" w:hAnsi="Corbel"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>Spring 2013</w:t>
      </w:r>
      <w:r w:rsidR="002E1E6C" w:rsidRPr="00B806AA">
        <w:rPr>
          <w:rFonts w:ascii="Corbel" w:hAnsi="Corbel"/>
          <w:sz w:val="20"/>
          <w:szCs w:val="20"/>
        </w:rPr>
        <w:tab/>
      </w:r>
      <w:r w:rsidR="002B5F09" w:rsidRPr="00B806AA">
        <w:rPr>
          <w:rFonts w:ascii="Corbel" w:hAnsi="Corbel"/>
          <w:sz w:val="20"/>
          <w:szCs w:val="20"/>
        </w:rPr>
        <w:t xml:space="preserve">Graduate </w:t>
      </w:r>
      <w:r w:rsidRPr="00B806AA">
        <w:rPr>
          <w:rFonts w:ascii="Corbel" w:hAnsi="Corbel"/>
          <w:sz w:val="20"/>
          <w:szCs w:val="20"/>
        </w:rPr>
        <w:t xml:space="preserve">Teaching Assistant, </w:t>
      </w:r>
      <w:r w:rsidRPr="00B806AA">
        <w:rPr>
          <w:rFonts w:ascii="Corbel" w:hAnsi="Corbel"/>
          <w:i/>
          <w:sz w:val="20"/>
          <w:szCs w:val="20"/>
        </w:rPr>
        <w:t>Social Networks and Infectious Diseases</w:t>
      </w:r>
      <w:r w:rsidRPr="00B806AA">
        <w:rPr>
          <w:rFonts w:ascii="Corbel" w:hAnsi="Corbel"/>
          <w:sz w:val="20"/>
          <w:szCs w:val="20"/>
        </w:rPr>
        <w:t>, UT-Austin</w:t>
      </w:r>
    </w:p>
    <w:p w14:paraId="0798425D" w14:textId="72B14C6C" w:rsidR="008402A2" w:rsidRPr="00B806AA" w:rsidRDefault="008402A2" w:rsidP="008402A2">
      <w:pPr>
        <w:spacing w:before="100"/>
        <w:ind w:left="1440" w:hanging="1440"/>
        <w:rPr>
          <w:rFonts w:ascii="Corbel" w:hAnsi="Corbel"/>
          <w:sz w:val="20"/>
          <w:szCs w:val="20"/>
        </w:rPr>
      </w:pPr>
      <w:r w:rsidRPr="00B806AA">
        <w:rPr>
          <w:rFonts w:ascii="Corbel" w:hAnsi="Corbel"/>
          <w:sz w:val="20"/>
          <w:szCs w:val="20"/>
        </w:rPr>
        <w:t>Summer 2012</w:t>
      </w:r>
      <w:r w:rsidRPr="00B806AA">
        <w:rPr>
          <w:rFonts w:ascii="Corbel" w:hAnsi="Corbel"/>
          <w:sz w:val="20"/>
          <w:szCs w:val="20"/>
        </w:rPr>
        <w:tab/>
      </w:r>
      <w:r w:rsidRPr="00B806AA">
        <w:rPr>
          <w:rFonts w:ascii="Corbel" w:hAnsi="Corbel"/>
          <w:bCs/>
          <w:sz w:val="20"/>
          <w:szCs w:val="20"/>
        </w:rPr>
        <w:t xml:space="preserve">Master’s student mentoring in primate field ecology, Department of Animal Biology, University of Antananarivo, Madagascar. Elvis Rakotomalala, </w:t>
      </w:r>
      <w:r w:rsidRPr="00B806AA">
        <w:rPr>
          <w:rFonts w:ascii="Corbel" w:hAnsi="Corbel"/>
          <w:bCs/>
          <w:i/>
          <w:iCs/>
          <w:sz w:val="20"/>
          <w:szCs w:val="20"/>
        </w:rPr>
        <w:t>Lepilemur tree hole characteristics</w:t>
      </w:r>
      <w:r w:rsidRPr="00B806AA">
        <w:rPr>
          <w:rFonts w:ascii="Corbel" w:hAnsi="Corbel"/>
          <w:bCs/>
          <w:sz w:val="20"/>
          <w:szCs w:val="20"/>
        </w:rPr>
        <w:t>, Kirindy Mitea National Park</w:t>
      </w:r>
    </w:p>
    <w:p w14:paraId="3F04D11E" w14:textId="499F2D0D" w:rsidR="002565F3" w:rsidRPr="00B806AA" w:rsidRDefault="00BE1CB6" w:rsidP="00B30C0B">
      <w:pPr>
        <w:spacing w:before="200" w:after="100"/>
        <w:rPr>
          <w:rFonts w:ascii="Corbel" w:hAnsi="Corbel"/>
          <w:sz w:val="22"/>
          <w:szCs w:val="22"/>
        </w:rPr>
      </w:pPr>
      <w:r w:rsidRPr="00B806AA">
        <w:rPr>
          <w:rFonts w:ascii="Corbel" w:hAnsi="Corbel"/>
          <w:b/>
          <w:sz w:val="22"/>
          <w:szCs w:val="22"/>
        </w:rPr>
        <w:t xml:space="preserve">Science </w:t>
      </w:r>
      <w:r w:rsidR="00203978" w:rsidRPr="00B806AA">
        <w:rPr>
          <w:rFonts w:ascii="Corbel" w:hAnsi="Corbel"/>
          <w:b/>
          <w:sz w:val="22"/>
          <w:szCs w:val="22"/>
        </w:rPr>
        <w:t>c</w:t>
      </w:r>
      <w:r w:rsidRPr="00B806AA">
        <w:rPr>
          <w:rFonts w:ascii="Corbel" w:hAnsi="Corbel"/>
          <w:b/>
          <w:sz w:val="22"/>
          <w:szCs w:val="22"/>
        </w:rPr>
        <w:t>ommunication</w:t>
      </w:r>
      <w:r w:rsidR="003E109A" w:rsidRPr="00B806AA">
        <w:rPr>
          <w:rFonts w:ascii="Corbel" w:hAnsi="Corbel"/>
          <w:b/>
          <w:sz w:val="22"/>
          <w:szCs w:val="22"/>
        </w:rPr>
        <w:t xml:space="preserve"> and </w:t>
      </w:r>
      <w:r w:rsidR="00203978" w:rsidRPr="00B806AA">
        <w:rPr>
          <w:rFonts w:ascii="Corbel" w:hAnsi="Corbel"/>
          <w:b/>
          <w:sz w:val="22"/>
          <w:szCs w:val="22"/>
        </w:rPr>
        <w:t>o</w:t>
      </w:r>
      <w:r w:rsidR="00D05862" w:rsidRPr="00B806AA">
        <w:rPr>
          <w:rFonts w:ascii="Corbel" w:hAnsi="Corbel"/>
          <w:b/>
          <w:sz w:val="22"/>
          <w:szCs w:val="22"/>
        </w:rPr>
        <w:t>utreach</w:t>
      </w:r>
    </w:p>
    <w:p w14:paraId="12A08FB9" w14:textId="1BEAD004" w:rsidR="004364DE" w:rsidRPr="00B806AA" w:rsidRDefault="004364DE" w:rsidP="006D117A">
      <w:pPr>
        <w:spacing w:before="100" w:after="100"/>
        <w:ind w:left="1440" w:hanging="1440"/>
        <w:rPr>
          <w:rFonts w:ascii="Corbel" w:eastAsiaTheme="minorEastAsia" w:hAnsi="Corbel"/>
          <w:b/>
          <w:color w:val="000000" w:themeColor="text1"/>
          <w:sz w:val="20"/>
          <w:szCs w:val="20"/>
        </w:rPr>
      </w:pPr>
      <w:r w:rsidRPr="00B806AA">
        <w:rPr>
          <w:rFonts w:ascii="Corbel" w:hAnsi="Corbel"/>
          <w:color w:val="000000" w:themeColor="text1"/>
          <w:sz w:val="20"/>
          <w:szCs w:val="20"/>
        </w:rPr>
        <w:t>2024</w:t>
      </w:r>
      <w:r w:rsidRPr="00B806AA">
        <w:rPr>
          <w:rFonts w:ascii="Corbel" w:hAnsi="Corbel"/>
          <w:color w:val="000000" w:themeColor="text1"/>
          <w:sz w:val="20"/>
          <w:szCs w:val="20"/>
        </w:rPr>
        <w:tab/>
      </w:r>
      <w:r w:rsidRPr="00B806AA">
        <w:rPr>
          <w:rFonts w:ascii="Corbel" w:hAnsi="Corbel"/>
          <w:i/>
          <w:color w:val="000000" w:themeColor="text1"/>
          <w:sz w:val="20"/>
          <w:szCs w:val="20"/>
        </w:rPr>
        <w:t xml:space="preserve">Elife </w:t>
      </w:r>
      <w:r w:rsidRPr="00B806AA">
        <w:rPr>
          <w:rFonts w:ascii="Corbel" w:hAnsi="Corbel"/>
          <w:color w:val="000000" w:themeColor="text1"/>
          <w:sz w:val="20"/>
          <w:szCs w:val="20"/>
        </w:rPr>
        <w:t>podc</w:t>
      </w:r>
      <w:r w:rsidR="002030E7" w:rsidRPr="00B806AA">
        <w:rPr>
          <w:rFonts w:ascii="Corbel" w:hAnsi="Corbel"/>
          <w:color w:val="000000" w:themeColor="text1"/>
          <w:sz w:val="20"/>
          <w:szCs w:val="20"/>
        </w:rPr>
        <w:t>ast interview</w:t>
      </w:r>
      <w:r w:rsidR="006D117A" w:rsidRPr="00B806AA">
        <w:rPr>
          <w:rFonts w:ascii="Corbel" w:hAnsi="Corbel"/>
          <w:color w:val="000000" w:themeColor="text1"/>
          <w:sz w:val="20"/>
          <w:szCs w:val="20"/>
        </w:rPr>
        <w:t xml:space="preserve">, </w:t>
      </w:r>
      <w:r w:rsidR="00733C82" w:rsidRPr="00733C82">
        <w:rPr>
          <w:rFonts w:ascii="Corbel" w:hAnsi="Corbel"/>
          <w:color w:val="000000" w:themeColor="text1"/>
          <w:sz w:val="20"/>
          <w:szCs w:val="20"/>
        </w:rPr>
        <w:t>“</w:t>
      </w:r>
      <w:r w:rsidR="002E6B2D" w:rsidRPr="00733C82">
        <w:rPr>
          <w:rFonts w:ascii="Corbel" w:eastAsiaTheme="minorEastAsia" w:hAnsi="Corbel"/>
          <w:color w:val="000000" w:themeColor="text1"/>
          <w:sz w:val="20"/>
          <w:szCs w:val="20"/>
        </w:rPr>
        <w:t>Flu virus evolution</w:t>
      </w:r>
      <w:r w:rsidR="006D117A" w:rsidRPr="00733C82">
        <w:rPr>
          <w:rFonts w:ascii="Corbel" w:eastAsiaTheme="minorEastAsia" w:hAnsi="Corbel"/>
          <w:color w:val="000000" w:themeColor="text1"/>
          <w:sz w:val="20"/>
          <w:szCs w:val="20"/>
        </w:rPr>
        <w:t>:</w:t>
      </w:r>
      <w:r w:rsidR="006D117A" w:rsidRPr="00733C82">
        <w:rPr>
          <w:rFonts w:ascii="Corbel" w:eastAsiaTheme="minorEastAsia" w:hAnsi="Corbel"/>
          <w:b/>
          <w:color w:val="000000" w:themeColor="text1"/>
          <w:sz w:val="20"/>
          <w:szCs w:val="20"/>
        </w:rPr>
        <w:t xml:space="preserve"> </w:t>
      </w:r>
      <w:r w:rsidR="002E6B2D" w:rsidRPr="00733C82">
        <w:rPr>
          <w:rFonts w:ascii="Corbel" w:eastAsiaTheme="minorEastAsia" w:hAnsi="Corbel"/>
          <w:color w:val="000000" w:themeColor="text1"/>
          <w:sz w:val="20"/>
          <w:szCs w:val="20"/>
        </w:rPr>
        <w:t>Combining antibody responses and genetic data can help gauge the threats posed by evolving flu strains</w:t>
      </w:r>
      <w:r w:rsidR="00733C82">
        <w:rPr>
          <w:rFonts w:ascii="Corbel" w:eastAsiaTheme="minorEastAsia" w:hAnsi="Corbel"/>
          <w:i/>
          <w:color w:val="000000" w:themeColor="text1"/>
          <w:sz w:val="20"/>
          <w:szCs w:val="20"/>
        </w:rPr>
        <w:t>”</w:t>
      </w:r>
      <w:r w:rsidR="002030E7" w:rsidRPr="00B806AA">
        <w:rPr>
          <w:rFonts w:ascii="Corbel" w:hAnsi="Corbel"/>
          <w:color w:val="000000" w:themeColor="text1"/>
          <w:sz w:val="20"/>
          <w:szCs w:val="20"/>
        </w:rPr>
        <w:t xml:space="preserve"> </w:t>
      </w:r>
      <w:hyperlink r:id="rId9" w:anchor="1373" w:history="1">
        <w:r w:rsidR="003F682D" w:rsidRPr="00B806AA">
          <w:rPr>
            <w:rStyle w:val="Hyperlink"/>
            <w:rFonts w:ascii="Corbel" w:hAnsi="Corbel"/>
            <w:sz w:val="20"/>
            <w:szCs w:val="20"/>
          </w:rPr>
          <w:t>Link</w:t>
        </w:r>
      </w:hyperlink>
    </w:p>
    <w:p w14:paraId="2BC8D2E1" w14:textId="3A7504FF" w:rsidR="00974A26" w:rsidRPr="00B806AA" w:rsidRDefault="00974A26" w:rsidP="00204369">
      <w:pPr>
        <w:spacing w:before="100" w:after="100"/>
        <w:ind w:left="1440" w:hanging="1440"/>
        <w:rPr>
          <w:rFonts w:ascii="Corbel" w:hAnsi="Corbel"/>
          <w:b/>
          <w:color w:val="000000" w:themeColor="text1"/>
          <w:sz w:val="20"/>
          <w:szCs w:val="20"/>
        </w:rPr>
      </w:pPr>
      <w:r w:rsidRPr="00B806AA">
        <w:rPr>
          <w:rFonts w:ascii="Corbel" w:hAnsi="Corbel"/>
          <w:color w:val="000000" w:themeColor="text1"/>
          <w:sz w:val="20"/>
          <w:szCs w:val="20"/>
        </w:rPr>
        <w:t>2021</w:t>
      </w:r>
      <w:r w:rsidRPr="00B806AA">
        <w:rPr>
          <w:rFonts w:ascii="Corbel" w:hAnsi="Corbel"/>
          <w:color w:val="000000" w:themeColor="text1"/>
          <w:sz w:val="20"/>
          <w:szCs w:val="20"/>
        </w:rPr>
        <w:tab/>
        <w:t>Science Policy for All</w:t>
      </w:r>
      <w:r w:rsidR="006263AF" w:rsidRPr="00B806AA">
        <w:rPr>
          <w:rFonts w:ascii="Corbel" w:hAnsi="Corbel"/>
          <w:color w:val="000000" w:themeColor="text1"/>
          <w:sz w:val="20"/>
          <w:szCs w:val="20"/>
        </w:rPr>
        <w:t xml:space="preserve">, </w:t>
      </w:r>
      <w:r w:rsidR="00733C82" w:rsidRPr="00733C82">
        <w:rPr>
          <w:rFonts w:ascii="Corbel" w:hAnsi="Corbel"/>
          <w:color w:val="000000" w:themeColor="text1"/>
          <w:sz w:val="20"/>
          <w:szCs w:val="20"/>
        </w:rPr>
        <w:t>“</w:t>
      </w:r>
      <w:r w:rsidR="00C86FDC" w:rsidRPr="00733C82">
        <w:rPr>
          <w:rFonts w:ascii="Corbel" w:hAnsi="Corbel"/>
          <w:sz w:val="20"/>
          <w:szCs w:val="20"/>
        </w:rPr>
        <w:t>Can the United States achieve herd immunity? Vaccine mandates and other policies to increase COVID-19 vaccination</w:t>
      </w:r>
      <w:r w:rsidR="00733C82" w:rsidRPr="00733C82">
        <w:rPr>
          <w:rFonts w:ascii="Corbel" w:hAnsi="Corbel"/>
          <w:sz w:val="20"/>
          <w:szCs w:val="20"/>
        </w:rPr>
        <w:t>”</w:t>
      </w:r>
      <w:r w:rsidR="00ED777B" w:rsidRPr="00733C82">
        <w:rPr>
          <w:rFonts w:ascii="Corbel" w:hAnsi="Corbel"/>
          <w:color w:val="000000" w:themeColor="text1"/>
          <w:sz w:val="20"/>
          <w:szCs w:val="20"/>
        </w:rPr>
        <w:t xml:space="preserve"> </w:t>
      </w:r>
      <w:hyperlink r:id="rId10" w:history="1">
        <w:r w:rsidR="00ED777B" w:rsidRPr="00B806AA">
          <w:rPr>
            <w:rStyle w:val="Hyperlink"/>
            <w:rFonts w:ascii="Corbel" w:hAnsi="Corbel"/>
            <w:sz w:val="20"/>
            <w:szCs w:val="20"/>
          </w:rPr>
          <w:t>Link</w:t>
        </w:r>
      </w:hyperlink>
    </w:p>
    <w:p w14:paraId="3C34FEA8" w14:textId="63C9C4E3" w:rsidR="0062651E" w:rsidRPr="00B806AA" w:rsidRDefault="004B3A2D" w:rsidP="00204369">
      <w:pPr>
        <w:spacing w:before="100" w:after="100"/>
        <w:ind w:left="1440" w:hanging="1440"/>
        <w:rPr>
          <w:rFonts w:ascii="Corbel" w:hAnsi="Corbel"/>
          <w:color w:val="000000" w:themeColor="text1"/>
          <w:sz w:val="20"/>
          <w:szCs w:val="20"/>
        </w:rPr>
      </w:pPr>
      <w:r w:rsidRPr="00B806AA">
        <w:rPr>
          <w:rFonts w:ascii="Corbel" w:hAnsi="Corbel"/>
          <w:color w:val="000000" w:themeColor="text1"/>
          <w:sz w:val="20"/>
          <w:szCs w:val="20"/>
        </w:rPr>
        <w:t>2020</w:t>
      </w:r>
      <w:r w:rsidRPr="00B806AA">
        <w:rPr>
          <w:rFonts w:ascii="Corbel" w:hAnsi="Corbel"/>
          <w:color w:val="000000" w:themeColor="text1"/>
          <w:sz w:val="20"/>
          <w:szCs w:val="20"/>
        </w:rPr>
        <w:tab/>
      </w:r>
      <w:r w:rsidR="0011555E" w:rsidRPr="00B806AA">
        <w:rPr>
          <w:rFonts w:ascii="Corbel" w:hAnsi="Corbel"/>
          <w:color w:val="000000" w:themeColor="text1"/>
          <w:sz w:val="20"/>
          <w:szCs w:val="20"/>
        </w:rPr>
        <w:t>Science Policy for All</w:t>
      </w:r>
      <w:r w:rsidR="006263AF" w:rsidRPr="00B806AA">
        <w:rPr>
          <w:rFonts w:ascii="Corbel" w:hAnsi="Corbel"/>
          <w:color w:val="000000" w:themeColor="text1"/>
          <w:sz w:val="20"/>
          <w:szCs w:val="20"/>
        </w:rPr>
        <w:t xml:space="preserve">, </w:t>
      </w:r>
      <w:r w:rsidR="00733C82" w:rsidRPr="00733C82">
        <w:rPr>
          <w:rFonts w:ascii="Corbel" w:hAnsi="Corbel"/>
          <w:color w:val="000000" w:themeColor="text1"/>
          <w:sz w:val="20"/>
          <w:szCs w:val="20"/>
        </w:rPr>
        <w:t>“</w:t>
      </w:r>
      <w:r w:rsidR="003B7632" w:rsidRPr="00733C82">
        <w:rPr>
          <w:rFonts w:ascii="Corbel" w:hAnsi="Corbel"/>
          <w:sz w:val="20"/>
          <w:szCs w:val="20"/>
        </w:rPr>
        <w:t>The Use of COVID-19 Prediction Models in Guiding Policy Decisions</w:t>
      </w:r>
      <w:r w:rsidR="00733C82" w:rsidRPr="00733C82">
        <w:rPr>
          <w:rFonts w:ascii="Corbel" w:hAnsi="Corbel"/>
          <w:sz w:val="20"/>
          <w:szCs w:val="20"/>
        </w:rPr>
        <w:t>”</w:t>
      </w:r>
      <w:r w:rsidR="00733C82" w:rsidRPr="00733C82">
        <w:rPr>
          <w:rFonts w:ascii="Corbel" w:hAnsi="Corbel"/>
          <w:i/>
          <w:iCs/>
          <w:sz w:val="20"/>
          <w:szCs w:val="20"/>
        </w:rPr>
        <w:t xml:space="preserve"> </w:t>
      </w:r>
      <w:hyperlink r:id="rId11" w:history="1">
        <w:r w:rsidR="00ED777B" w:rsidRPr="00733C82">
          <w:rPr>
            <w:rStyle w:val="Hyperlink"/>
            <w:rFonts w:ascii="Corbel" w:hAnsi="Corbel"/>
            <w:i/>
            <w:iCs/>
            <w:sz w:val="20"/>
            <w:szCs w:val="20"/>
          </w:rPr>
          <w:t>Link</w:t>
        </w:r>
      </w:hyperlink>
    </w:p>
    <w:p w14:paraId="3A078C6D" w14:textId="25FEE645" w:rsidR="00402B0A" w:rsidRPr="00B806AA" w:rsidRDefault="00402B0A" w:rsidP="00204369">
      <w:pPr>
        <w:spacing w:before="100" w:after="100"/>
        <w:ind w:left="1440" w:hanging="1440"/>
        <w:rPr>
          <w:rFonts w:ascii="Corbel" w:hAnsi="Corbel"/>
          <w:color w:val="000000" w:themeColor="text1"/>
          <w:sz w:val="20"/>
          <w:szCs w:val="20"/>
        </w:rPr>
      </w:pPr>
      <w:r w:rsidRPr="00B806AA">
        <w:rPr>
          <w:rFonts w:ascii="Corbel" w:hAnsi="Corbel"/>
          <w:color w:val="000000" w:themeColor="text1"/>
          <w:sz w:val="20"/>
          <w:szCs w:val="20"/>
        </w:rPr>
        <w:t>2019</w:t>
      </w:r>
      <w:r w:rsidR="002C46C1" w:rsidRPr="00B806AA">
        <w:rPr>
          <w:rFonts w:ascii="Corbel" w:hAnsi="Corbel"/>
          <w:color w:val="000000" w:themeColor="text1"/>
          <w:sz w:val="20"/>
          <w:szCs w:val="20"/>
        </w:rPr>
        <w:t xml:space="preserve"> –</w:t>
      </w:r>
      <w:r w:rsidR="00D131F9" w:rsidRPr="00B806AA">
        <w:rPr>
          <w:rFonts w:ascii="Corbel" w:hAnsi="Corbel"/>
          <w:color w:val="000000" w:themeColor="text1"/>
          <w:sz w:val="20"/>
          <w:szCs w:val="20"/>
        </w:rPr>
        <w:t xml:space="preserve"> </w:t>
      </w:r>
      <w:r w:rsidR="00347F66" w:rsidRPr="00B806AA">
        <w:rPr>
          <w:rFonts w:ascii="Corbel" w:hAnsi="Corbel"/>
          <w:color w:val="000000" w:themeColor="text1"/>
          <w:sz w:val="20"/>
          <w:szCs w:val="20"/>
        </w:rPr>
        <w:t>2021</w:t>
      </w:r>
      <w:r w:rsidRPr="00B806AA">
        <w:rPr>
          <w:rFonts w:ascii="Corbel" w:hAnsi="Corbel"/>
          <w:color w:val="000000" w:themeColor="text1"/>
          <w:sz w:val="20"/>
          <w:szCs w:val="20"/>
        </w:rPr>
        <w:tab/>
      </w:r>
      <w:r w:rsidR="002C46C1" w:rsidRPr="00B806AA">
        <w:rPr>
          <w:rFonts w:ascii="Corbel" w:hAnsi="Corbel"/>
          <w:color w:val="000000" w:themeColor="text1"/>
          <w:sz w:val="20"/>
          <w:szCs w:val="20"/>
        </w:rPr>
        <w:t>Member, N</w:t>
      </w:r>
      <w:r w:rsidR="005D5497" w:rsidRPr="00B806AA">
        <w:rPr>
          <w:rFonts w:ascii="Corbel" w:hAnsi="Corbel"/>
          <w:color w:val="000000" w:themeColor="text1"/>
          <w:sz w:val="20"/>
          <w:szCs w:val="20"/>
        </w:rPr>
        <w:t>ational Institutes of Health</w:t>
      </w:r>
      <w:r w:rsidR="002C46C1" w:rsidRPr="00B806AA">
        <w:rPr>
          <w:rFonts w:ascii="Corbel" w:hAnsi="Corbel"/>
          <w:color w:val="000000" w:themeColor="text1"/>
          <w:sz w:val="20"/>
          <w:szCs w:val="20"/>
        </w:rPr>
        <w:t xml:space="preserve"> Science Policy Discussion Group</w:t>
      </w:r>
      <w:r w:rsidR="009B596F" w:rsidRPr="00B806AA">
        <w:rPr>
          <w:rFonts w:ascii="Corbel" w:hAnsi="Corbel"/>
          <w:color w:val="000000" w:themeColor="text1"/>
          <w:sz w:val="20"/>
          <w:szCs w:val="20"/>
        </w:rPr>
        <w:t>, Bethesda, M</w:t>
      </w:r>
      <w:r w:rsidR="005D5497" w:rsidRPr="00B806AA">
        <w:rPr>
          <w:rFonts w:ascii="Corbel" w:hAnsi="Corbel"/>
          <w:color w:val="000000" w:themeColor="text1"/>
          <w:sz w:val="20"/>
          <w:szCs w:val="20"/>
        </w:rPr>
        <w:t>D</w:t>
      </w:r>
      <w:r w:rsidR="002C46C1" w:rsidRPr="00B806AA">
        <w:rPr>
          <w:rFonts w:ascii="Corbel" w:hAnsi="Corbel"/>
          <w:color w:val="000000" w:themeColor="text1"/>
          <w:sz w:val="20"/>
          <w:szCs w:val="20"/>
        </w:rPr>
        <w:t xml:space="preserve">. </w:t>
      </w:r>
      <w:r w:rsidR="000A5593" w:rsidRPr="00B806AA">
        <w:rPr>
          <w:rFonts w:ascii="Corbel" w:hAnsi="Corbel"/>
          <w:sz w:val="20"/>
          <w:szCs w:val="20"/>
        </w:rPr>
        <w:t>NIH SPDG</w:t>
      </w:r>
      <w:r w:rsidR="000A5593" w:rsidRPr="00B806AA">
        <w:rPr>
          <w:rFonts w:ascii="Corbel" w:hAnsi="Corbel"/>
          <w:color w:val="000000" w:themeColor="text1"/>
          <w:sz w:val="20"/>
          <w:szCs w:val="20"/>
        </w:rPr>
        <w:t xml:space="preserve"> is a f</w:t>
      </w:r>
      <w:r w:rsidR="002C46C1" w:rsidRPr="00B806AA">
        <w:rPr>
          <w:rFonts w:ascii="Corbel" w:hAnsi="Corbel"/>
          <w:color w:val="000000" w:themeColor="text1"/>
          <w:sz w:val="20"/>
          <w:szCs w:val="20"/>
        </w:rPr>
        <w:t>ellow-led and run self-governing organization that brings together fellows with a shared passion for understanding the intersection of scientific research and legislative policy.</w:t>
      </w:r>
    </w:p>
    <w:p w14:paraId="4F1FED3C" w14:textId="2C726244" w:rsidR="00175B85" w:rsidRPr="00B806AA" w:rsidRDefault="000B6FA7" w:rsidP="00204369">
      <w:pPr>
        <w:spacing w:before="100" w:after="100"/>
        <w:ind w:left="1440" w:hanging="1440"/>
        <w:rPr>
          <w:rFonts w:ascii="Corbel" w:hAnsi="Corbel"/>
          <w:color w:val="000000" w:themeColor="text1"/>
          <w:sz w:val="20"/>
          <w:szCs w:val="20"/>
        </w:rPr>
      </w:pPr>
      <w:r w:rsidRPr="00B806AA">
        <w:rPr>
          <w:rFonts w:ascii="Corbel" w:hAnsi="Corbel"/>
          <w:color w:val="000000" w:themeColor="text1"/>
          <w:sz w:val="20"/>
          <w:szCs w:val="20"/>
        </w:rPr>
        <w:t>2018</w:t>
      </w:r>
      <w:r w:rsidRPr="00B806AA">
        <w:rPr>
          <w:rFonts w:ascii="Corbel" w:hAnsi="Corbel"/>
          <w:color w:val="000000" w:themeColor="text1"/>
          <w:sz w:val="20"/>
          <w:szCs w:val="20"/>
        </w:rPr>
        <w:tab/>
      </w:r>
      <w:r w:rsidR="006263AF" w:rsidRPr="00B806AA">
        <w:rPr>
          <w:rFonts w:ascii="Corbel" w:hAnsi="Corbel"/>
          <w:color w:val="000000" w:themeColor="text1"/>
          <w:sz w:val="20"/>
          <w:szCs w:val="20"/>
        </w:rPr>
        <w:t xml:space="preserve">Selected speaker, </w:t>
      </w:r>
      <w:r w:rsidRPr="00B806AA">
        <w:rPr>
          <w:rFonts w:ascii="Corbel" w:hAnsi="Corbel"/>
          <w:color w:val="000000" w:themeColor="text1"/>
          <w:sz w:val="20"/>
          <w:szCs w:val="20"/>
        </w:rPr>
        <w:t>American Association for the Advancement of Science (AAAS) Classroom Science Days</w:t>
      </w:r>
      <w:r w:rsidR="009B596F" w:rsidRPr="00B806AA">
        <w:rPr>
          <w:rFonts w:ascii="Corbel" w:hAnsi="Corbel"/>
          <w:color w:val="000000" w:themeColor="text1"/>
          <w:sz w:val="20"/>
          <w:szCs w:val="20"/>
        </w:rPr>
        <w:t>, Austin, T</w:t>
      </w:r>
      <w:r w:rsidR="008701FD" w:rsidRPr="00B806AA">
        <w:rPr>
          <w:rFonts w:ascii="Corbel" w:hAnsi="Corbel"/>
          <w:color w:val="000000" w:themeColor="text1"/>
          <w:sz w:val="20"/>
          <w:szCs w:val="20"/>
        </w:rPr>
        <w:t>X</w:t>
      </w:r>
      <w:r w:rsidR="00965589" w:rsidRPr="00B806AA">
        <w:rPr>
          <w:rFonts w:ascii="Corbel" w:hAnsi="Corbel"/>
          <w:color w:val="000000" w:themeColor="text1"/>
          <w:sz w:val="20"/>
          <w:szCs w:val="20"/>
        </w:rPr>
        <w:t xml:space="preserve">. </w:t>
      </w:r>
      <w:r w:rsidR="00A4630F" w:rsidRPr="00B806AA">
        <w:rPr>
          <w:rFonts w:ascii="Corbel" w:hAnsi="Corbel"/>
          <w:color w:val="000000" w:themeColor="text1"/>
          <w:sz w:val="20"/>
          <w:szCs w:val="20"/>
        </w:rPr>
        <w:t>O</w:t>
      </w:r>
      <w:r w:rsidR="009F0B86" w:rsidRPr="00B806AA">
        <w:rPr>
          <w:rFonts w:ascii="Corbel" w:hAnsi="Corbel"/>
          <w:color w:val="000000" w:themeColor="text1"/>
          <w:sz w:val="20"/>
          <w:szCs w:val="20"/>
        </w:rPr>
        <w:t>utreach lectur</w:t>
      </w:r>
      <w:r w:rsidR="000017A5" w:rsidRPr="00B806AA">
        <w:rPr>
          <w:rFonts w:ascii="Corbel" w:hAnsi="Corbel"/>
          <w:color w:val="000000" w:themeColor="text1"/>
          <w:sz w:val="20"/>
          <w:szCs w:val="20"/>
        </w:rPr>
        <w:t>e</w:t>
      </w:r>
      <w:r w:rsidR="000F2CBC" w:rsidRPr="00B806AA">
        <w:rPr>
          <w:rFonts w:ascii="Corbel" w:hAnsi="Corbel"/>
          <w:color w:val="000000" w:themeColor="text1"/>
          <w:sz w:val="20"/>
          <w:szCs w:val="20"/>
        </w:rPr>
        <w:t xml:space="preserve"> </w:t>
      </w:r>
      <w:r w:rsidR="000F2CBC" w:rsidRPr="00F43648">
        <w:rPr>
          <w:rFonts w:ascii="Corbel" w:hAnsi="Corbel"/>
          <w:color w:val="000000" w:themeColor="text1"/>
          <w:sz w:val="20"/>
          <w:szCs w:val="20"/>
        </w:rPr>
        <w:t>(</w:t>
      </w:r>
      <w:r w:rsidR="00F43648" w:rsidRPr="00F43648">
        <w:rPr>
          <w:rFonts w:ascii="Corbel" w:hAnsi="Corbel"/>
          <w:color w:val="000000" w:themeColor="text1"/>
          <w:sz w:val="20"/>
          <w:szCs w:val="20"/>
        </w:rPr>
        <w:t>“</w:t>
      </w:r>
      <w:r w:rsidR="00ED1AB7" w:rsidRPr="00F43648">
        <w:rPr>
          <w:rFonts w:ascii="Corbel" w:hAnsi="Corbel"/>
          <w:color w:val="000000" w:themeColor="text1"/>
          <w:sz w:val="20"/>
          <w:szCs w:val="20"/>
        </w:rPr>
        <w:t>Meet the Lemurs</w:t>
      </w:r>
      <w:r w:rsidR="00F43648" w:rsidRPr="00F43648">
        <w:rPr>
          <w:rFonts w:ascii="Corbel" w:hAnsi="Corbel"/>
          <w:color w:val="000000" w:themeColor="text1"/>
          <w:sz w:val="20"/>
          <w:szCs w:val="20"/>
        </w:rPr>
        <w:t>”</w:t>
      </w:r>
      <w:r w:rsidR="000F2CBC" w:rsidRPr="00F43648">
        <w:rPr>
          <w:rFonts w:ascii="Corbel" w:hAnsi="Corbel"/>
          <w:color w:val="000000" w:themeColor="text1"/>
          <w:sz w:val="20"/>
          <w:szCs w:val="20"/>
        </w:rPr>
        <w:t>)</w:t>
      </w:r>
      <w:r w:rsidR="00E85C4A" w:rsidRPr="00B806AA">
        <w:rPr>
          <w:rFonts w:ascii="Corbel" w:hAnsi="Corbel"/>
          <w:color w:val="000000" w:themeColor="text1"/>
          <w:sz w:val="20"/>
          <w:szCs w:val="20"/>
        </w:rPr>
        <w:t xml:space="preserve"> </w:t>
      </w:r>
      <w:r w:rsidR="00B673F4" w:rsidRPr="00B806AA">
        <w:rPr>
          <w:rFonts w:ascii="Corbel" w:hAnsi="Corbel"/>
          <w:color w:val="000000" w:themeColor="text1"/>
          <w:sz w:val="20"/>
          <w:szCs w:val="20"/>
        </w:rPr>
        <w:t>to middle school students.</w:t>
      </w:r>
    </w:p>
    <w:p w14:paraId="3DE76110" w14:textId="38761986" w:rsidR="00AB3066" w:rsidRPr="00B806AA" w:rsidRDefault="00AB3066" w:rsidP="00204369">
      <w:pPr>
        <w:spacing w:before="100" w:after="100"/>
        <w:ind w:left="1440" w:hanging="1440"/>
        <w:rPr>
          <w:rFonts w:ascii="Corbel" w:hAnsi="Corbel"/>
          <w:color w:val="000000" w:themeColor="text1"/>
          <w:sz w:val="20"/>
          <w:szCs w:val="20"/>
        </w:rPr>
      </w:pPr>
      <w:r w:rsidRPr="00B806AA">
        <w:rPr>
          <w:rFonts w:ascii="Corbel" w:hAnsi="Corbel"/>
          <w:color w:val="000000" w:themeColor="text1"/>
          <w:sz w:val="20"/>
          <w:szCs w:val="20"/>
        </w:rPr>
        <w:t>2016</w:t>
      </w:r>
      <w:r w:rsidRPr="00B806AA">
        <w:rPr>
          <w:rFonts w:ascii="Corbel" w:hAnsi="Corbel"/>
          <w:color w:val="000000" w:themeColor="text1"/>
          <w:sz w:val="20"/>
          <w:szCs w:val="20"/>
        </w:rPr>
        <w:tab/>
        <w:t xml:space="preserve">Public </w:t>
      </w:r>
      <w:r w:rsidR="00526626" w:rsidRPr="00B806AA">
        <w:rPr>
          <w:rFonts w:ascii="Corbel" w:hAnsi="Corbel"/>
          <w:color w:val="000000" w:themeColor="text1"/>
          <w:sz w:val="20"/>
          <w:szCs w:val="20"/>
        </w:rPr>
        <w:t>o</w:t>
      </w:r>
      <w:r w:rsidRPr="00B806AA">
        <w:rPr>
          <w:rFonts w:ascii="Corbel" w:hAnsi="Corbel"/>
          <w:color w:val="000000" w:themeColor="text1"/>
          <w:sz w:val="20"/>
          <w:szCs w:val="20"/>
        </w:rPr>
        <w:t xml:space="preserve">utreach </w:t>
      </w:r>
      <w:r w:rsidR="00526626" w:rsidRPr="00B806AA">
        <w:rPr>
          <w:rFonts w:ascii="Corbel" w:hAnsi="Corbel"/>
          <w:color w:val="000000" w:themeColor="text1"/>
          <w:sz w:val="20"/>
          <w:szCs w:val="20"/>
        </w:rPr>
        <w:t>l</w:t>
      </w:r>
      <w:r w:rsidRPr="00B806AA">
        <w:rPr>
          <w:rFonts w:ascii="Corbel" w:hAnsi="Corbel"/>
          <w:color w:val="000000" w:themeColor="text1"/>
          <w:sz w:val="20"/>
          <w:szCs w:val="20"/>
        </w:rPr>
        <w:t>ecture</w:t>
      </w:r>
      <w:r w:rsidR="000F2CBC" w:rsidRPr="00B806AA">
        <w:rPr>
          <w:rFonts w:ascii="Corbel" w:hAnsi="Corbel"/>
          <w:color w:val="000000" w:themeColor="text1"/>
          <w:sz w:val="20"/>
          <w:szCs w:val="20"/>
        </w:rPr>
        <w:t xml:space="preserve"> (</w:t>
      </w:r>
      <w:r w:rsidR="00733C82">
        <w:rPr>
          <w:rFonts w:ascii="Corbel" w:hAnsi="Corbel"/>
          <w:color w:val="000000" w:themeColor="text1"/>
          <w:sz w:val="20"/>
          <w:szCs w:val="20"/>
        </w:rPr>
        <w:t>“</w:t>
      </w:r>
      <w:r w:rsidRPr="00733C82">
        <w:rPr>
          <w:rFonts w:ascii="Corbel" w:hAnsi="Corbel"/>
          <w:iCs/>
          <w:color w:val="000000" w:themeColor="text1"/>
          <w:sz w:val="20"/>
          <w:szCs w:val="20"/>
        </w:rPr>
        <w:t>Meet the Lemurs</w:t>
      </w:r>
      <w:r w:rsidR="00733C82">
        <w:rPr>
          <w:rFonts w:ascii="Corbel" w:hAnsi="Corbel"/>
          <w:iCs/>
          <w:color w:val="000000" w:themeColor="text1"/>
          <w:sz w:val="20"/>
          <w:szCs w:val="20"/>
        </w:rPr>
        <w:t>”</w:t>
      </w:r>
      <w:r w:rsidR="000F2CBC" w:rsidRPr="00B806AA">
        <w:rPr>
          <w:rFonts w:ascii="Corbel" w:hAnsi="Corbel"/>
          <w:color w:val="000000" w:themeColor="text1"/>
          <w:sz w:val="20"/>
          <w:szCs w:val="20"/>
        </w:rPr>
        <w:t>)</w:t>
      </w:r>
      <w:r w:rsidRPr="00B806AA">
        <w:rPr>
          <w:rFonts w:ascii="Corbel" w:hAnsi="Corbel"/>
          <w:color w:val="000000" w:themeColor="text1"/>
          <w:sz w:val="20"/>
          <w:szCs w:val="20"/>
        </w:rPr>
        <w:t>, Science Under the Stars, Austin, T</w:t>
      </w:r>
      <w:r w:rsidR="008701FD" w:rsidRPr="00B806AA">
        <w:rPr>
          <w:rFonts w:ascii="Corbel" w:hAnsi="Corbel"/>
          <w:color w:val="000000" w:themeColor="text1"/>
          <w:sz w:val="20"/>
          <w:szCs w:val="20"/>
        </w:rPr>
        <w:t>X</w:t>
      </w:r>
      <w:r w:rsidR="00893071" w:rsidRPr="00B806AA">
        <w:rPr>
          <w:rFonts w:ascii="Corbel" w:hAnsi="Corbel"/>
          <w:color w:val="000000" w:themeColor="text1"/>
          <w:sz w:val="20"/>
          <w:szCs w:val="20"/>
        </w:rPr>
        <w:t>.</w:t>
      </w:r>
      <w:r w:rsidR="00DA0A06" w:rsidRPr="00B806AA">
        <w:rPr>
          <w:rFonts w:ascii="Corbel" w:hAnsi="Corbel"/>
          <w:color w:val="000000" w:themeColor="text1"/>
          <w:sz w:val="20"/>
          <w:szCs w:val="20"/>
        </w:rPr>
        <w:t xml:space="preserve"> </w:t>
      </w:r>
    </w:p>
    <w:p w14:paraId="0A28CAA1" w14:textId="0F7D6068" w:rsidR="00AB3066" w:rsidRPr="00B806AA" w:rsidRDefault="00AB3066" w:rsidP="00204369">
      <w:pPr>
        <w:spacing w:before="100" w:after="100"/>
        <w:ind w:left="1440" w:hanging="1440"/>
        <w:rPr>
          <w:rFonts w:ascii="Corbel" w:hAnsi="Corbel"/>
          <w:color w:val="000000" w:themeColor="text1"/>
          <w:sz w:val="20"/>
          <w:szCs w:val="20"/>
        </w:rPr>
      </w:pPr>
      <w:r w:rsidRPr="00B806AA">
        <w:rPr>
          <w:rFonts w:ascii="Corbel" w:hAnsi="Corbel"/>
          <w:color w:val="000000" w:themeColor="text1"/>
          <w:sz w:val="20"/>
          <w:szCs w:val="20"/>
        </w:rPr>
        <w:t>2016</w:t>
      </w:r>
      <w:r w:rsidRPr="00B806AA">
        <w:rPr>
          <w:rFonts w:ascii="Corbel" w:hAnsi="Corbel"/>
          <w:color w:val="000000" w:themeColor="text1"/>
          <w:sz w:val="20"/>
          <w:szCs w:val="20"/>
        </w:rPr>
        <w:tab/>
      </w:r>
      <w:r w:rsidR="0011555E" w:rsidRPr="00B806AA">
        <w:rPr>
          <w:rFonts w:ascii="Corbel" w:hAnsi="Corbel"/>
          <w:color w:val="000000" w:themeColor="text1"/>
          <w:sz w:val="20"/>
          <w:szCs w:val="20"/>
        </w:rPr>
        <w:t xml:space="preserve">NSF BEACON </w:t>
      </w:r>
      <w:r w:rsidRPr="00B806AA">
        <w:rPr>
          <w:rFonts w:ascii="Corbel" w:hAnsi="Corbel"/>
          <w:color w:val="000000" w:themeColor="text1"/>
          <w:sz w:val="20"/>
          <w:szCs w:val="20"/>
        </w:rPr>
        <w:t>“Researchers at Work” essay</w:t>
      </w:r>
      <w:r w:rsidR="006263AF" w:rsidRPr="00B806AA">
        <w:rPr>
          <w:rFonts w:ascii="Corbel" w:hAnsi="Corbel"/>
          <w:color w:val="000000" w:themeColor="text1"/>
          <w:sz w:val="20"/>
          <w:szCs w:val="20"/>
        </w:rPr>
        <w:t xml:space="preserve">, </w:t>
      </w:r>
      <w:r w:rsidR="00733C82" w:rsidRPr="00733C82">
        <w:rPr>
          <w:rFonts w:ascii="Corbel" w:hAnsi="Corbel"/>
          <w:color w:val="000000" w:themeColor="text1"/>
          <w:sz w:val="20"/>
          <w:szCs w:val="20"/>
        </w:rPr>
        <w:t>“</w:t>
      </w:r>
      <w:r w:rsidRPr="00733C82">
        <w:rPr>
          <w:rFonts w:ascii="Corbel" w:hAnsi="Corbel"/>
          <w:sz w:val="20"/>
          <w:szCs w:val="20"/>
        </w:rPr>
        <w:t>How lemur social networks shape microbial transmission</w:t>
      </w:r>
      <w:r w:rsidR="00733C82">
        <w:rPr>
          <w:rFonts w:ascii="Corbel" w:hAnsi="Corbel"/>
          <w:i/>
          <w:sz w:val="20"/>
          <w:szCs w:val="20"/>
        </w:rPr>
        <w:t>”</w:t>
      </w:r>
      <w:r w:rsidR="00B47734" w:rsidRPr="00B806AA">
        <w:rPr>
          <w:rFonts w:ascii="Corbel" w:hAnsi="Corbel"/>
          <w:sz w:val="20"/>
          <w:szCs w:val="20"/>
        </w:rPr>
        <w:t xml:space="preserve"> </w:t>
      </w:r>
      <w:hyperlink r:id="rId12" w:history="1">
        <w:r w:rsidR="00B47734" w:rsidRPr="00B806AA">
          <w:rPr>
            <w:rStyle w:val="Hyperlink"/>
            <w:rFonts w:ascii="Corbel" w:hAnsi="Corbel"/>
            <w:sz w:val="20"/>
            <w:szCs w:val="20"/>
          </w:rPr>
          <w:t>Link</w:t>
        </w:r>
      </w:hyperlink>
    </w:p>
    <w:p w14:paraId="441D91FC" w14:textId="0CF76116" w:rsidR="00AB3066" w:rsidRPr="00B806AA" w:rsidRDefault="00AB3066" w:rsidP="00204369">
      <w:pPr>
        <w:spacing w:before="100" w:after="100"/>
        <w:ind w:left="1440" w:hanging="1440"/>
        <w:rPr>
          <w:rFonts w:ascii="Corbel" w:hAnsi="Corbel"/>
          <w:color w:val="000000" w:themeColor="text1"/>
          <w:sz w:val="20"/>
          <w:szCs w:val="20"/>
        </w:rPr>
      </w:pPr>
      <w:r w:rsidRPr="00B806AA">
        <w:rPr>
          <w:rFonts w:ascii="Corbel" w:hAnsi="Corbel"/>
          <w:color w:val="000000" w:themeColor="text1"/>
          <w:sz w:val="20"/>
          <w:szCs w:val="20"/>
        </w:rPr>
        <w:t>2011 – 2018</w:t>
      </w:r>
      <w:r w:rsidRPr="00B806AA">
        <w:rPr>
          <w:rFonts w:ascii="Corbel" w:hAnsi="Corbel"/>
          <w:color w:val="000000" w:themeColor="text1"/>
          <w:sz w:val="20"/>
          <w:szCs w:val="20"/>
        </w:rPr>
        <w:tab/>
        <w:t xml:space="preserve">Radio DJ and Science Talk Show </w:t>
      </w:r>
      <w:r w:rsidR="007E0348" w:rsidRPr="00B806AA">
        <w:rPr>
          <w:rFonts w:ascii="Corbel" w:hAnsi="Corbel"/>
          <w:color w:val="000000" w:themeColor="text1"/>
          <w:sz w:val="20"/>
          <w:szCs w:val="20"/>
        </w:rPr>
        <w:t>Co-h</w:t>
      </w:r>
      <w:r w:rsidRPr="00B806AA">
        <w:rPr>
          <w:rFonts w:ascii="Corbel" w:hAnsi="Corbel"/>
          <w:color w:val="000000" w:themeColor="text1"/>
          <w:sz w:val="20"/>
          <w:szCs w:val="20"/>
        </w:rPr>
        <w:t xml:space="preserve">ost, </w:t>
      </w:r>
      <w:r w:rsidR="007E0348" w:rsidRPr="00B806AA">
        <w:rPr>
          <w:rFonts w:ascii="Corbel" w:hAnsi="Corbel"/>
          <w:sz w:val="20"/>
          <w:szCs w:val="20"/>
        </w:rPr>
        <w:t>They Blinded Me with Science</w:t>
      </w:r>
      <w:r w:rsidR="007E0348" w:rsidRPr="00B806AA">
        <w:rPr>
          <w:rFonts w:ascii="Corbel" w:hAnsi="Corbel"/>
          <w:color w:val="000000" w:themeColor="text1"/>
          <w:sz w:val="20"/>
          <w:szCs w:val="20"/>
        </w:rPr>
        <w:t xml:space="preserve">, </w:t>
      </w:r>
      <w:r w:rsidRPr="00B806AA">
        <w:rPr>
          <w:rFonts w:ascii="Corbel" w:hAnsi="Corbel"/>
          <w:color w:val="000000" w:themeColor="text1"/>
          <w:sz w:val="20"/>
          <w:szCs w:val="20"/>
        </w:rPr>
        <w:t xml:space="preserve">KVRX 91.7FM, </w:t>
      </w:r>
      <w:r w:rsidR="00092851" w:rsidRPr="00B806AA">
        <w:rPr>
          <w:rFonts w:ascii="Corbel" w:hAnsi="Corbel"/>
          <w:color w:val="000000" w:themeColor="text1"/>
          <w:sz w:val="20"/>
          <w:szCs w:val="20"/>
        </w:rPr>
        <w:t>UT-Austin</w:t>
      </w:r>
      <w:r w:rsidR="00BC3778" w:rsidRPr="00B806AA">
        <w:rPr>
          <w:rFonts w:ascii="Corbel" w:hAnsi="Corbel"/>
          <w:color w:val="000000" w:themeColor="text1"/>
          <w:sz w:val="20"/>
          <w:szCs w:val="20"/>
        </w:rPr>
        <w:t xml:space="preserve">, Austin, </w:t>
      </w:r>
      <w:r w:rsidR="00A05E3E" w:rsidRPr="00B806AA">
        <w:rPr>
          <w:rFonts w:ascii="Corbel" w:hAnsi="Corbel"/>
          <w:color w:val="000000" w:themeColor="text1"/>
          <w:sz w:val="20"/>
          <w:szCs w:val="20"/>
        </w:rPr>
        <w:t>T</w:t>
      </w:r>
      <w:r w:rsidR="008701FD" w:rsidRPr="00B806AA">
        <w:rPr>
          <w:rFonts w:ascii="Corbel" w:hAnsi="Corbel"/>
          <w:color w:val="000000" w:themeColor="text1"/>
          <w:sz w:val="20"/>
          <w:szCs w:val="20"/>
        </w:rPr>
        <w:t>X</w:t>
      </w:r>
      <w:r w:rsidR="00A05E3E" w:rsidRPr="00B806AA">
        <w:rPr>
          <w:rFonts w:ascii="Corbel" w:hAnsi="Corbel"/>
          <w:color w:val="000000" w:themeColor="text1"/>
          <w:sz w:val="20"/>
          <w:szCs w:val="20"/>
        </w:rPr>
        <w:t>.</w:t>
      </w:r>
      <w:r w:rsidRPr="00B806AA">
        <w:rPr>
          <w:rFonts w:ascii="Corbel" w:hAnsi="Corbel"/>
          <w:color w:val="000000" w:themeColor="text1"/>
          <w:sz w:val="20"/>
          <w:szCs w:val="20"/>
        </w:rPr>
        <w:t xml:space="preserve"> </w:t>
      </w:r>
      <w:r w:rsidR="007E0348" w:rsidRPr="00B806AA">
        <w:rPr>
          <w:rFonts w:ascii="Corbel" w:hAnsi="Corbel"/>
          <w:color w:val="000000" w:themeColor="text1"/>
          <w:sz w:val="20"/>
          <w:szCs w:val="20"/>
        </w:rPr>
        <w:t>TBMWS was a</w:t>
      </w:r>
      <w:r w:rsidRPr="00B806AA">
        <w:rPr>
          <w:rFonts w:ascii="Corbel" w:hAnsi="Corbel"/>
          <w:color w:val="000000" w:themeColor="text1"/>
          <w:sz w:val="20"/>
          <w:szCs w:val="20"/>
        </w:rPr>
        <w:t xml:space="preserve"> weekly educational talk show that interview</w:t>
      </w:r>
      <w:r w:rsidR="005B19C2" w:rsidRPr="00B806AA">
        <w:rPr>
          <w:rFonts w:ascii="Corbel" w:hAnsi="Corbel"/>
          <w:color w:val="000000" w:themeColor="text1"/>
          <w:sz w:val="20"/>
          <w:szCs w:val="20"/>
        </w:rPr>
        <w:t>ed</w:t>
      </w:r>
      <w:r w:rsidRPr="00B806AA">
        <w:rPr>
          <w:rFonts w:ascii="Corbel" w:hAnsi="Corbel"/>
          <w:color w:val="000000" w:themeColor="text1"/>
          <w:sz w:val="20"/>
          <w:szCs w:val="20"/>
        </w:rPr>
        <w:t xml:space="preserve"> both UT-based and visiting researchers and review</w:t>
      </w:r>
      <w:r w:rsidR="005B19C2" w:rsidRPr="00B806AA">
        <w:rPr>
          <w:rFonts w:ascii="Corbel" w:hAnsi="Corbel"/>
          <w:color w:val="000000" w:themeColor="text1"/>
          <w:sz w:val="20"/>
          <w:szCs w:val="20"/>
        </w:rPr>
        <w:t>ed</w:t>
      </w:r>
      <w:r w:rsidRPr="00B806AA">
        <w:rPr>
          <w:rFonts w:ascii="Corbel" w:hAnsi="Corbel"/>
          <w:color w:val="000000" w:themeColor="text1"/>
          <w:sz w:val="20"/>
          <w:szCs w:val="20"/>
        </w:rPr>
        <w:t xml:space="preserve"> current science publications and news.</w:t>
      </w:r>
      <w:r w:rsidR="00526626" w:rsidRPr="00B806AA">
        <w:rPr>
          <w:rFonts w:ascii="Corbel" w:hAnsi="Corbel"/>
          <w:color w:val="000000" w:themeColor="text1"/>
          <w:sz w:val="20"/>
          <w:szCs w:val="20"/>
        </w:rPr>
        <w:t xml:space="preserve"> </w:t>
      </w:r>
      <w:r w:rsidR="006960B3" w:rsidRPr="00B806AA">
        <w:rPr>
          <w:rFonts w:ascii="Corbel" w:hAnsi="Corbel"/>
          <w:color w:val="000000" w:themeColor="text1"/>
          <w:sz w:val="20"/>
          <w:szCs w:val="20"/>
        </w:rPr>
        <w:t>I r</w:t>
      </w:r>
      <w:r w:rsidRPr="00B806AA">
        <w:rPr>
          <w:rFonts w:ascii="Corbel" w:hAnsi="Corbel"/>
          <w:color w:val="000000" w:themeColor="text1"/>
          <w:sz w:val="20"/>
          <w:szCs w:val="20"/>
        </w:rPr>
        <w:t>ecruit</w:t>
      </w:r>
      <w:r w:rsidR="00526626" w:rsidRPr="00B806AA">
        <w:rPr>
          <w:rFonts w:ascii="Corbel" w:hAnsi="Corbel"/>
          <w:color w:val="000000" w:themeColor="text1"/>
          <w:sz w:val="20"/>
          <w:szCs w:val="20"/>
        </w:rPr>
        <w:t>ed</w:t>
      </w:r>
      <w:r w:rsidRPr="00B806AA">
        <w:rPr>
          <w:rFonts w:ascii="Corbel" w:hAnsi="Corbel"/>
          <w:color w:val="000000" w:themeColor="text1"/>
          <w:sz w:val="20"/>
          <w:szCs w:val="20"/>
        </w:rPr>
        <w:t xml:space="preserve"> guests, conduct</w:t>
      </w:r>
      <w:r w:rsidR="00526626" w:rsidRPr="00B806AA">
        <w:rPr>
          <w:rFonts w:ascii="Corbel" w:hAnsi="Corbel"/>
          <w:color w:val="000000" w:themeColor="text1"/>
          <w:sz w:val="20"/>
          <w:szCs w:val="20"/>
        </w:rPr>
        <w:t>ed</w:t>
      </w:r>
      <w:r w:rsidRPr="00B806AA">
        <w:rPr>
          <w:rFonts w:ascii="Corbel" w:hAnsi="Corbel"/>
          <w:color w:val="000000" w:themeColor="text1"/>
          <w:sz w:val="20"/>
          <w:szCs w:val="20"/>
        </w:rPr>
        <w:t xml:space="preserve"> interviews, and produce</w:t>
      </w:r>
      <w:r w:rsidR="00526626" w:rsidRPr="00B806AA">
        <w:rPr>
          <w:rFonts w:ascii="Corbel" w:hAnsi="Corbel"/>
          <w:color w:val="000000" w:themeColor="text1"/>
          <w:sz w:val="20"/>
          <w:szCs w:val="20"/>
        </w:rPr>
        <w:t>d</w:t>
      </w:r>
      <w:r w:rsidRPr="00B806AA">
        <w:rPr>
          <w:rFonts w:ascii="Corbel" w:hAnsi="Corbel"/>
          <w:color w:val="000000" w:themeColor="text1"/>
          <w:sz w:val="20"/>
          <w:szCs w:val="20"/>
        </w:rPr>
        <w:t xml:space="preserve"> podcasts</w:t>
      </w:r>
      <w:r w:rsidR="007A673B" w:rsidRPr="00B806AA">
        <w:rPr>
          <w:rFonts w:ascii="Corbel" w:hAnsi="Corbel"/>
          <w:color w:val="000000" w:themeColor="text1"/>
          <w:sz w:val="20"/>
          <w:szCs w:val="20"/>
        </w:rPr>
        <w:t>.</w:t>
      </w:r>
    </w:p>
    <w:p w14:paraId="1956307D" w14:textId="4435ECAD" w:rsidR="009C2CE0" w:rsidRPr="00B806AA" w:rsidRDefault="00AB3066" w:rsidP="0022701C">
      <w:pPr>
        <w:spacing w:before="100" w:after="100"/>
        <w:ind w:left="1440" w:hanging="1440"/>
        <w:rPr>
          <w:rFonts w:ascii="Corbel" w:hAnsi="Corbel"/>
          <w:color w:val="000000" w:themeColor="text1"/>
          <w:sz w:val="20"/>
          <w:szCs w:val="20"/>
        </w:rPr>
      </w:pPr>
      <w:r w:rsidRPr="00B806AA">
        <w:rPr>
          <w:rFonts w:ascii="Corbel" w:hAnsi="Corbel"/>
          <w:color w:val="000000" w:themeColor="text1"/>
          <w:sz w:val="20"/>
          <w:szCs w:val="20"/>
        </w:rPr>
        <w:t>2011 – 2017</w:t>
      </w:r>
      <w:r w:rsidRPr="00B806AA">
        <w:rPr>
          <w:rFonts w:ascii="Corbel" w:hAnsi="Corbel"/>
          <w:color w:val="000000" w:themeColor="text1"/>
          <w:sz w:val="20"/>
          <w:szCs w:val="20"/>
        </w:rPr>
        <w:tab/>
        <w:t xml:space="preserve">Co-organizer and Volunteer, Science Under the Stars, </w:t>
      </w:r>
      <w:r w:rsidR="00B856A6" w:rsidRPr="00B806AA">
        <w:rPr>
          <w:rFonts w:ascii="Corbel" w:hAnsi="Corbel"/>
          <w:color w:val="000000" w:themeColor="text1"/>
          <w:sz w:val="20"/>
          <w:szCs w:val="20"/>
        </w:rPr>
        <w:t>Austin, T</w:t>
      </w:r>
      <w:r w:rsidR="008701FD" w:rsidRPr="00B806AA">
        <w:rPr>
          <w:rFonts w:ascii="Corbel" w:hAnsi="Corbel"/>
          <w:color w:val="000000" w:themeColor="text1"/>
          <w:sz w:val="20"/>
          <w:szCs w:val="20"/>
        </w:rPr>
        <w:t>X</w:t>
      </w:r>
      <w:r w:rsidRPr="00B806AA">
        <w:rPr>
          <w:rFonts w:ascii="Corbel" w:hAnsi="Corbel"/>
          <w:color w:val="000000" w:themeColor="text1"/>
          <w:sz w:val="20"/>
          <w:szCs w:val="20"/>
        </w:rPr>
        <w:t xml:space="preserve">. </w:t>
      </w:r>
      <w:r w:rsidR="006960B3" w:rsidRPr="00B806AA">
        <w:rPr>
          <w:rFonts w:ascii="Corbel" w:hAnsi="Corbel"/>
          <w:sz w:val="20"/>
          <w:szCs w:val="20"/>
        </w:rPr>
        <w:t>SUTS</w:t>
      </w:r>
      <w:r w:rsidR="006960B3" w:rsidRPr="00B806AA">
        <w:rPr>
          <w:rFonts w:ascii="Corbel" w:hAnsi="Corbel"/>
          <w:color w:val="000000" w:themeColor="text1"/>
          <w:sz w:val="20"/>
          <w:szCs w:val="20"/>
        </w:rPr>
        <w:t xml:space="preserve"> </w:t>
      </w:r>
      <w:r w:rsidR="00286EF4" w:rsidRPr="00B806AA">
        <w:rPr>
          <w:rFonts w:ascii="Corbel" w:hAnsi="Corbel"/>
          <w:color w:val="000000" w:themeColor="text1"/>
          <w:sz w:val="20"/>
          <w:szCs w:val="20"/>
        </w:rPr>
        <w:t>is a free</w:t>
      </w:r>
      <w:r w:rsidR="00922CBD" w:rsidRPr="00B806AA">
        <w:rPr>
          <w:rFonts w:ascii="Corbel" w:hAnsi="Corbel"/>
          <w:color w:val="000000" w:themeColor="text1"/>
          <w:sz w:val="20"/>
          <w:szCs w:val="20"/>
        </w:rPr>
        <w:t>,</w:t>
      </w:r>
      <w:r w:rsidR="00286EF4" w:rsidRPr="00B806AA">
        <w:rPr>
          <w:rFonts w:ascii="Corbel" w:hAnsi="Corbel"/>
          <w:color w:val="000000" w:themeColor="text1"/>
          <w:sz w:val="20"/>
          <w:szCs w:val="20"/>
        </w:rPr>
        <w:t xml:space="preserve"> monthly public outreach lecture series founded and organized by graduate students in the </w:t>
      </w:r>
      <w:r w:rsidR="009875AA" w:rsidRPr="00B806AA">
        <w:rPr>
          <w:rFonts w:ascii="Corbel" w:hAnsi="Corbel"/>
          <w:color w:val="000000" w:themeColor="text1"/>
          <w:sz w:val="20"/>
          <w:szCs w:val="20"/>
        </w:rPr>
        <w:t>Department</w:t>
      </w:r>
      <w:r w:rsidR="00286EF4" w:rsidRPr="00B806AA">
        <w:rPr>
          <w:rFonts w:ascii="Corbel" w:hAnsi="Corbel"/>
          <w:color w:val="000000" w:themeColor="text1"/>
          <w:sz w:val="20"/>
          <w:szCs w:val="20"/>
        </w:rPr>
        <w:t xml:space="preserve"> of Integrative Biology at </w:t>
      </w:r>
      <w:r w:rsidR="00922CBD" w:rsidRPr="00B806AA">
        <w:rPr>
          <w:rFonts w:ascii="Corbel" w:hAnsi="Corbel"/>
          <w:color w:val="000000" w:themeColor="text1"/>
          <w:sz w:val="20"/>
          <w:szCs w:val="20"/>
        </w:rPr>
        <w:t>UT-Austin.</w:t>
      </w:r>
    </w:p>
    <w:sectPr w:rsidR="009C2CE0" w:rsidRPr="00B806AA" w:rsidSect="00BB18C6">
      <w:footerReference w:type="even" r:id="rId13"/>
      <w:footerReference w:type="default" r:id="rId14"/>
      <w:type w:val="continuous"/>
      <w:pgSz w:w="12240" w:h="15840"/>
      <w:pgMar w:top="1080" w:right="1440" w:bottom="108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5132C2" w14:textId="77777777" w:rsidR="00E871AC" w:rsidRDefault="00E871AC" w:rsidP="00954D64">
      <w:r>
        <w:separator/>
      </w:r>
    </w:p>
  </w:endnote>
  <w:endnote w:type="continuationSeparator" w:id="0">
    <w:p w14:paraId="35C09F42" w14:textId="77777777" w:rsidR="00E871AC" w:rsidRDefault="00E871AC" w:rsidP="00954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ell MT">
    <w:panose1 w:val="02020503060305020303"/>
    <w:charset w:val="4D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8188D6" w14:textId="77777777" w:rsidR="00954D64" w:rsidRDefault="00954D64" w:rsidP="005322C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65EE705" w14:textId="77777777" w:rsidR="00954D64" w:rsidRDefault="00954D64" w:rsidP="00954D6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6B73A7" w14:textId="77777777" w:rsidR="00954D64" w:rsidRPr="002004F8" w:rsidRDefault="00954D64" w:rsidP="005322C6">
    <w:pPr>
      <w:pStyle w:val="Footer"/>
      <w:framePr w:wrap="none" w:vAnchor="text" w:hAnchor="margin" w:xAlign="right" w:y="1"/>
      <w:rPr>
        <w:rStyle w:val="PageNumber"/>
        <w:rFonts w:ascii="Corbel" w:hAnsi="Corbel"/>
        <w:sz w:val="20"/>
        <w:szCs w:val="20"/>
      </w:rPr>
    </w:pPr>
    <w:r w:rsidRPr="002004F8">
      <w:rPr>
        <w:rStyle w:val="PageNumber"/>
        <w:rFonts w:ascii="Corbel" w:hAnsi="Corbel"/>
        <w:sz w:val="20"/>
        <w:szCs w:val="20"/>
      </w:rPr>
      <w:fldChar w:fldCharType="begin"/>
    </w:r>
    <w:r w:rsidRPr="002004F8">
      <w:rPr>
        <w:rStyle w:val="PageNumber"/>
        <w:rFonts w:ascii="Corbel" w:hAnsi="Corbel"/>
        <w:sz w:val="20"/>
        <w:szCs w:val="20"/>
      </w:rPr>
      <w:instrText xml:space="preserve">PAGE  </w:instrText>
    </w:r>
    <w:r w:rsidRPr="002004F8">
      <w:rPr>
        <w:rStyle w:val="PageNumber"/>
        <w:rFonts w:ascii="Corbel" w:hAnsi="Corbel"/>
        <w:sz w:val="20"/>
        <w:szCs w:val="20"/>
      </w:rPr>
      <w:fldChar w:fldCharType="separate"/>
    </w:r>
    <w:r w:rsidR="009B68B0" w:rsidRPr="002004F8">
      <w:rPr>
        <w:rStyle w:val="PageNumber"/>
        <w:rFonts w:ascii="Corbel" w:hAnsi="Corbel"/>
        <w:noProof/>
        <w:sz w:val="20"/>
        <w:szCs w:val="20"/>
      </w:rPr>
      <w:t>5</w:t>
    </w:r>
    <w:r w:rsidRPr="002004F8">
      <w:rPr>
        <w:rStyle w:val="PageNumber"/>
        <w:rFonts w:ascii="Corbel" w:hAnsi="Corbel"/>
        <w:sz w:val="20"/>
        <w:szCs w:val="20"/>
      </w:rPr>
      <w:fldChar w:fldCharType="end"/>
    </w:r>
  </w:p>
  <w:p w14:paraId="6A82593D" w14:textId="6A34AE7E" w:rsidR="00954D64" w:rsidRPr="002004F8" w:rsidRDefault="00954D64" w:rsidP="00954D64">
    <w:pPr>
      <w:pStyle w:val="Footer"/>
      <w:ind w:right="360"/>
      <w:jc w:val="right"/>
      <w:rPr>
        <w:rFonts w:ascii="Corbel" w:hAnsi="Corbel"/>
        <w:sz w:val="20"/>
        <w:szCs w:val="20"/>
      </w:rPr>
    </w:pPr>
    <w:r w:rsidRPr="002004F8">
      <w:rPr>
        <w:rFonts w:ascii="Corbel" w:hAnsi="Corbel"/>
        <w:sz w:val="20"/>
        <w:szCs w:val="20"/>
      </w:rPr>
      <w:t xml:space="preserve">Perofsky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E91821" w14:textId="77777777" w:rsidR="00E871AC" w:rsidRDefault="00E871AC" w:rsidP="00954D64">
      <w:r>
        <w:separator/>
      </w:r>
    </w:p>
  </w:footnote>
  <w:footnote w:type="continuationSeparator" w:id="0">
    <w:p w14:paraId="56F47F89" w14:textId="77777777" w:rsidR="00E871AC" w:rsidRDefault="00E871AC" w:rsidP="00954D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C21D4A"/>
    <w:multiLevelType w:val="hybridMultilevel"/>
    <w:tmpl w:val="806C247E"/>
    <w:lvl w:ilvl="0" w:tplc="7334FCB2">
      <w:start w:val="1"/>
      <w:numFmt w:val="decimal"/>
      <w:lvlText w:val="%1."/>
      <w:lvlJc w:val="left"/>
      <w:pPr>
        <w:ind w:left="720" w:hanging="360"/>
      </w:pPr>
      <w:rPr>
        <w:rFonts w:ascii="Corbel" w:eastAsia="Times New Roman" w:hAnsi="Corbel" w:cs="Times New Roman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D359D"/>
    <w:multiLevelType w:val="hybridMultilevel"/>
    <w:tmpl w:val="4AF858D0"/>
    <w:lvl w:ilvl="0" w:tplc="41F82C3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01628B9"/>
    <w:multiLevelType w:val="hybridMultilevel"/>
    <w:tmpl w:val="00A873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227866"/>
    <w:multiLevelType w:val="hybridMultilevel"/>
    <w:tmpl w:val="80C46F38"/>
    <w:lvl w:ilvl="0" w:tplc="90B861A6">
      <w:start w:val="1"/>
      <w:numFmt w:val="decimal"/>
      <w:lvlText w:val="%1."/>
      <w:lvlJc w:val="left"/>
      <w:pPr>
        <w:ind w:left="360" w:hanging="360"/>
      </w:pPr>
      <w:rPr>
        <w:rFonts w:ascii="Corbel" w:eastAsia="Times New Roman" w:hAnsi="Corbel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E794994"/>
    <w:multiLevelType w:val="hybridMultilevel"/>
    <w:tmpl w:val="2DC06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EA6A7D"/>
    <w:multiLevelType w:val="hybridMultilevel"/>
    <w:tmpl w:val="3A6CB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CC1322"/>
    <w:multiLevelType w:val="hybridMultilevel"/>
    <w:tmpl w:val="591CF1E0"/>
    <w:lvl w:ilvl="0" w:tplc="6DB4055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85369013">
    <w:abstractNumId w:val="5"/>
  </w:num>
  <w:num w:numId="2" w16cid:durableId="991565418">
    <w:abstractNumId w:val="2"/>
  </w:num>
  <w:num w:numId="3" w16cid:durableId="794761852">
    <w:abstractNumId w:val="6"/>
  </w:num>
  <w:num w:numId="4" w16cid:durableId="1724408938">
    <w:abstractNumId w:val="0"/>
  </w:num>
  <w:num w:numId="5" w16cid:durableId="1674258939">
    <w:abstractNumId w:val="3"/>
  </w:num>
  <w:num w:numId="6" w16cid:durableId="87821509">
    <w:abstractNumId w:val="4"/>
  </w:num>
  <w:num w:numId="7" w16cid:durableId="640619771">
    <w:abstractNumId w:val="1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embedSystem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D3B"/>
    <w:rsid w:val="0000103C"/>
    <w:rsid w:val="0000139A"/>
    <w:rsid w:val="000017A5"/>
    <w:rsid w:val="00001EDD"/>
    <w:rsid w:val="00002192"/>
    <w:rsid w:val="00003426"/>
    <w:rsid w:val="00003F89"/>
    <w:rsid w:val="00006CF8"/>
    <w:rsid w:val="00007165"/>
    <w:rsid w:val="00007178"/>
    <w:rsid w:val="00010B9F"/>
    <w:rsid w:val="00010F70"/>
    <w:rsid w:val="00011DFF"/>
    <w:rsid w:val="000146D4"/>
    <w:rsid w:val="00014B0D"/>
    <w:rsid w:val="000154A8"/>
    <w:rsid w:val="00016B0B"/>
    <w:rsid w:val="00016C0C"/>
    <w:rsid w:val="00020B15"/>
    <w:rsid w:val="0002102E"/>
    <w:rsid w:val="00021A51"/>
    <w:rsid w:val="00023102"/>
    <w:rsid w:val="00023E4D"/>
    <w:rsid w:val="000243D5"/>
    <w:rsid w:val="000246DB"/>
    <w:rsid w:val="00025274"/>
    <w:rsid w:val="00025825"/>
    <w:rsid w:val="000264C4"/>
    <w:rsid w:val="000277C7"/>
    <w:rsid w:val="00027C3D"/>
    <w:rsid w:val="000300A0"/>
    <w:rsid w:val="0003037C"/>
    <w:rsid w:val="0003179C"/>
    <w:rsid w:val="00032BDA"/>
    <w:rsid w:val="0003324B"/>
    <w:rsid w:val="00033369"/>
    <w:rsid w:val="00033BAD"/>
    <w:rsid w:val="00033D03"/>
    <w:rsid w:val="00034136"/>
    <w:rsid w:val="00035089"/>
    <w:rsid w:val="00035C46"/>
    <w:rsid w:val="00040EF7"/>
    <w:rsid w:val="00041232"/>
    <w:rsid w:val="00042E6D"/>
    <w:rsid w:val="00043899"/>
    <w:rsid w:val="000438C1"/>
    <w:rsid w:val="000459B5"/>
    <w:rsid w:val="000461AA"/>
    <w:rsid w:val="0004641C"/>
    <w:rsid w:val="000467D9"/>
    <w:rsid w:val="000468BF"/>
    <w:rsid w:val="00046E92"/>
    <w:rsid w:val="00050915"/>
    <w:rsid w:val="00051118"/>
    <w:rsid w:val="00052297"/>
    <w:rsid w:val="000553B4"/>
    <w:rsid w:val="00055515"/>
    <w:rsid w:val="000555A9"/>
    <w:rsid w:val="00055891"/>
    <w:rsid w:val="00056773"/>
    <w:rsid w:val="00057F21"/>
    <w:rsid w:val="000626D7"/>
    <w:rsid w:val="00062B8B"/>
    <w:rsid w:val="00062C85"/>
    <w:rsid w:val="000630F5"/>
    <w:rsid w:val="000640E0"/>
    <w:rsid w:val="00064F75"/>
    <w:rsid w:val="000672A1"/>
    <w:rsid w:val="00067B0C"/>
    <w:rsid w:val="00067CBB"/>
    <w:rsid w:val="00071448"/>
    <w:rsid w:val="00071BB2"/>
    <w:rsid w:val="00071EAA"/>
    <w:rsid w:val="0007212B"/>
    <w:rsid w:val="00073850"/>
    <w:rsid w:val="0007433C"/>
    <w:rsid w:val="00074455"/>
    <w:rsid w:val="00074BF5"/>
    <w:rsid w:val="00074E18"/>
    <w:rsid w:val="00076A21"/>
    <w:rsid w:val="00076F98"/>
    <w:rsid w:val="00080A72"/>
    <w:rsid w:val="00083901"/>
    <w:rsid w:val="00083C2E"/>
    <w:rsid w:val="00083F06"/>
    <w:rsid w:val="00084E76"/>
    <w:rsid w:val="00087C60"/>
    <w:rsid w:val="00090EC1"/>
    <w:rsid w:val="00092851"/>
    <w:rsid w:val="00092C0A"/>
    <w:rsid w:val="00092D71"/>
    <w:rsid w:val="000931E7"/>
    <w:rsid w:val="00094019"/>
    <w:rsid w:val="00095946"/>
    <w:rsid w:val="00095A75"/>
    <w:rsid w:val="00095F86"/>
    <w:rsid w:val="000A00B6"/>
    <w:rsid w:val="000A0DB6"/>
    <w:rsid w:val="000A1A8D"/>
    <w:rsid w:val="000A229F"/>
    <w:rsid w:val="000A3C80"/>
    <w:rsid w:val="000A404F"/>
    <w:rsid w:val="000A483A"/>
    <w:rsid w:val="000A4B43"/>
    <w:rsid w:val="000A5593"/>
    <w:rsid w:val="000A5FBC"/>
    <w:rsid w:val="000B13B0"/>
    <w:rsid w:val="000B2430"/>
    <w:rsid w:val="000B2B54"/>
    <w:rsid w:val="000B361E"/>
    <w:rsid w:val="000B4698"/>
    <w:rsid w:val="000B56E8"/>
    <w:rsid w:val="000B6FA7"/>
    <w:rsid w:val="000B7D6D"/>
    <w:rsid w:val="000C16BD"/>
    <w:rsid w:val="000C20B7"/>
    <w:rsid w:val="000C216C"/>
    <w:rsid w:val="000C286B"/>
    <w:rsid w:val="000C2C43"/>
    <w:rsid w:val="000C3B1F"/>
    <w:rsid w:val="000C4897"/>
    <w:rsid w:val="000C49FD"/>
    <w:rsid w:val="000C586D"/>
    <w:rsid w:val="000C6AA1"/>
    <w:rsid w:val="000C74A8"/>
    <w:rsid w:val="000C7680"/>
    <w:rsid w:val="000C79BE"/>
    <w:rsid w:val="000D0755"/>
    <w:rsid w:val="000D098A"/>
    <w:rsid w:val="000D0C44"/>
    <w:rsid w:val="000D134E"/>
    <w:rsid w:val="000D324F"/>
    <w:rsid w:val="000D4BA7"/>
    <w:rsid w:val="000D65C1"/>
    <w:rsid w:val="000D6963"/>
    <w:rsid w:val="000E0C86"/>
    <w:rsid w:val="000E1645"/>
    <w:rsid w:val="000E2367"/>
    <w:rsid w:val="000E355A"/>
    <w:rsid w:val="000E3949"/>
    <w:rsid w:val="000E43CE"/>
    <w:rsid w:val="000E4B11"/>
    <w:rsid w:val="000E5006"/>
    <w:rsid w:val="000E5547"/>
    <w:rsid w:val="000E60B8"/>
    <w:rsid w:val="000E6AE8"/>
    <w:rsid w:val="000E77EB"/>
    <w:rsid w:val="000E77FF"/>
    <w:rsid w:val="000F0BAF"/>
    <w:rsid w:val="000F1073"/>
    <w:rsid w:val="000F1665"/>
    <w:rsid w:val="000F18F9"/>
    <w:rsid w:val="000F2047"/>
    <w:rsid w:val="000F23CA"/>
    <w:rsid w:val="000F2CBC"/>
    <w:rsid w:val="000F3687"/>
    <w:rsid w:val="000F3CA4"/>
    <w:rsid w:val="000F40A9"/>
    <w:rsid w:val="000F5429"/>
    <w:rsid w:val="000F7E9E"/>
    <w:rsid w:val="00100147"/>
    <w:rsid w:val="0010105C"/>
    <w:rsid w:val="00101C9E"/>
    <w:rsid w:val="0010431D"/>
    <w:rsid w:val="0010458D"/>
    <w:rsid w:val="00104764"/>
    <w:rsid w:val="00104895"/>
    <w:rsid w:val="00104D63"/>
    <w:rsid w:val="00104FD8"/>
    <w:rsid w:val="00106198"/>
    <w:rsid w:val="0010790B"/>
    <w:rsid w:val="0011052E"/>
    <w:rsid w:val="00111624"/>
    <w:rsid w:val="001120F5"/>
    <w:rsid w:val="001123A6"/>
    <w:rsid w:val="0011261D"/>
    <w:rsid w:val="0011330B"/>
    <w:rsid w:val="0011367B"/>
    <w:rsid w:val="00113A45"/>
    <w:rsid w:val="0011555E"/>
    <w:rsid w:val="001155F6"/>
    <w:rsid w:val="00115808"/>
    <w:rsid w:val="00115A6B"/>
    <w:rsid w:val="001167DD"/>
    <w:rsid w:val="001169D6"/>
    <w:rsid w:val="00116D5A"/>
    <w:rsid w:val="00116E63"/>
    <w:rsid w:val="00117DE2"/>
    <w:rsid w:val="00120604"/>
    <w:rsid w:val="00120681"/>
    <w:rsid w:val="00121222"/>
    <w:rsid w:val="00122404"/>
    <w:rsid w:val="00122964"/>
    <w:rsid w:val="00122A54"/>
    <w:rsid w:val="00125540"/>
    <w:rsid w:val="001259AC"/>
    <w:rsid w:val="00125D9E"/>
    <w:rsid w:val="00126452"/>
    <w:rsid w:val="00126A61"/>
    <w:rsid w:val="00127761"/>
    <w:rsid w:val="0013024F"/>
    <w:rsid w:val="00130460"/>
    <w:rsid w:val="00131980"/>
    <w:rsid w:val="00131EEF"/>
    <w:rsid w:val="00131F19"/>
    <w:rsid w:val="00132F8B"/>
    <w:rsid w:val="00133302"/>
    <w:rsid w:val="00134186"/>
    <w:rsid w:val="00134A4E"/>
    <w:rsid w:val="00135360"/>
    <w:rsid w:val="001358D9"/>
    <w:rsid w:val="0013620F"/>
    <w:rsid w:val="00136336"/>
    <w:rsid w:val="0013642F"/>
    <w:rsid w:val="00136CB4"/>
    <w:rsid w:val="00136F08"/>
    <w:rsid w:val="0013704C"/>
    <w:rsid w:val="00137C15"/>
    <w:rsid w:val="001401EF"/>
    <w:rsid w:val="001402A2"/>
    <w:rsid w:val="00140527"/>
    <w:rsid w:val="001409A1"/>
    <w:rsid w:val="00140ED5"/>
    <w:rsid w:val="001427E5"/>
    <w:rsid w:val="00144F06"/>
    <w:rsid w:val="001500F6"/>
    <w:rsid w:val="00150176"/>
    <w:rsid w:val="00150252"/>
    <w:rsid w:val="00150ABC"/>
    <w:rsid w:val="00150F98"/>
    <w:rsid w:val="00151E94"/>
    <w:rsid w:val="0015227B"/>
    <w:rsid w:val="00153053"/>
    <w:rsid w:val="0015376E"/>
    <w:rsid w:val="00155B03"/>
    <w:rsid w:val="00155C27"/>
    <w:rsid w:val="00156F4C"/>
    <w:rsid w:val="00161C4E"/>
    <w:rsid w:val="001620E7"/>
    <w:rsid w:val="0016226E"/>
    <w:rsid w:val="001623E1"/>
    <w:rsid w:val="001629C8"/>
    <w:rsid w:val="001650D0"/>
    <w:rsid w:val="00167531"/>
    <w:rsid w:val="00171BE7"/>
    <w:rsid w:val="00171E0E"/>
    <w:rsid w:val="00172F16"/>
    <w:rsid w:val="00172FBE"/>
    <w:rsid w:val="001739A8"/>
    <w:rsid w:val="00175315"/>
    <w:rsid w:val="00175845"/>
    <w:rsid w:val="00175B85"/>
    <w:rsid w:val="00176210"/>
    <w:rsid w:val="001762C0"/>
    <w:rsid w:val="00177B7B"/>
    <w:rsid w:val="00177D45"/>
    <w:rsid w:val="00181000"/>
    <w:rsid w:val="00181037"/>
    <w:rsid w:val="00182BB2"/>
    <w:rsid w:val="00183206"/>
    <w:rsid w:val="00183AB7"/>
    <w:rsid w:val="00184E28"/>
    <w:rsid w:val="001855D4"/>
    <w:rsid w:val="00186479"/>
    <w:rsid w:val="00186489"/>
    <w:rsid w:val="0018700D"/>
    <w:rsid w:val="00187A14"/>
    <w:rsid w:val="00187EE7"/>
    <w:rsid w:val="0019067C"/>
    <w:rsid w:val="00190880"/>
    <w:rsid w:val="001914CA"/>
    <w:rsid w:val="001919B2"/>
    <w:rsid w:val="00191C99"/>
    <w:rsid w:val="0019295F"/>
    <w:rsid w:val="001936AC"/>
    <w:rsid w:val="00193CFF"/>
    <w:rsid w:val="00193D25"/>
    <w:rsid w:val="001946D8"/>
    <w:rsid w:val="0019489C"/>
    <w:rsid w:val="00195891"/>
    <w:rsid w:val="0019664E"/>
    <w:rsid w:val="00197268"/>
    <w:rsid w:val="001A018D"/>
    <w:rsid w:val="001A08D0"/>
    <w:rsid w:val="001A12DF"/>
    <w:rsid w:val="001A43E5"/>
    <w:rsid w:val="001A4BF5"/>
    <w:rsid w:val="001A52CE"/>
    <w:rsid w:val="001A5359"/>
    <w:rsid w:val="001A55CC"/>
    <w:rsid w:val="001A5922"/>
    <w:rsid w:val="001A67D7"/>
    <w:rsid w:val="001A7401"/>
    <w:rsid w:val="001A7CCE"/>
    <w:rsid w:val="001B071A"/>
    <w:rsid w:val="001B0D4D"/>
    <w:rsid w:val="001B1149"/>
    <w:rsid w:val="001B153A"/>
    <w:rsid w:val="001B35D8"/>
    <w:rsid w:val="001B43BA"/>
    <w:rsid w:val="001B48E8"/>
    <w:rsid w:val="001B49DA"/>
    <w:rsid w:val="001B4F48"/>
    <w:rsid w:val="001B54F8"/>
    <w:rsid w:val="001B6676"/>
    <w:rsid w:val="001B7E7B"/>
    <w:rsid w:val="001C0161"/>
    <w:rsid w:val="001C0B65"/>
    <w:rsid w:val="001C2492"/>
    <w:rsid w:val="001C407C"/>
    <w:rsid w:val="001C54D6"/>
    <w:rsid w:val="001C5551"/>
    <w:rsid w:val="001C69E7"/>
    <w:rsid w:val="001C6A8C"/>
    <w:rsid w:val="001D1056"/>
    <w:rsid w:val="001D420E"/>
    <w:rsid w:val="001D4271"/>
    <w:rsid w:val="001D7A8B"/>
    <w:rsid w:val="001E1323"/>
    <w:rsid w:val="001E1D8C"/>
    <w:rsid w:val="001E31B8"/>
    <w:rsid w:val="001E340C"/>
    <w:rsid w:val="001E3ACA"/>
    <w:rsid w:val="001E5498"/>
    <w:rsid w:val="001E560F"/>
    <w:rsid w:val="001E6F6F"/>
    <w:rsid w:val="001E7693"/>
    <w:rsid w:val="001F06CF"/>
    <w:rsid w:val="001F08D4"/>
    <w:rsid w:val="001F3106"/>
    <w:rsid w:val="001F32D8"/>
    <w:rsid w:val="001F55B2"/>
    <w:rsid w:val="001F7C10"/>
    <w:rsid w:val="001F7C89"/>
    <w:rsid w:val="002003FB"/>
    <w:rsid w:val="002004F8"/>
    <w:rsid w:val="00200C16"/>
    <w:rsid w:val="00200E9F"/>
    <w:rsid w:val="00202087"/>
    <w:rsid w:val="002030E7"/>
    <w:rsid w:val="0020390A"/>
    <w:rsid w:val="00203978"/>
    <w:rsid w:val="00203DE2"/>
    <w:rsid w:val="00204369"/>
    <w:rsid w:val="00205410"/>
    <w:rsid w:val="00207439"/>
    <w:rsid w:val="00212E93"/>
    <w:rsid w:val="00212EAD"/>
    <w:rsid w:val="00213399"/>
    <w:rsid w:val="002151E2"/>
    <w:rsid w:val="002156B3"/>
    <w:rsid w:val="002157BA"/>
    <w:rsid w:val="002201CD"/>
    <w:rsid w:val="002210E0"/>
    <w:rsid w:val="0022374E"/>
    <w:rsid w:val="00223B92"/>
    <w:rsid w:val="0022426F"/>
    <w:rsid w:val="002243F9"/>
    <w:rsid w:val="002252E8"/>
    <w:rsid w:val="00225C83"/>
    <w:rsid w:val="002267E1"/>
    <w:rsid w:val="00226F39"/>
    <w:rsid w:val="0022701C"/>
    <w:rsid w:val="002272D9"/>
    <w:rsid w:val="00227B79"/>
    <w:rsid w:val="00230126"/>
    <w:rsid w:val="00230D69"/>
    <w:rsid w:val="002318B4"/>
    <w:rsid w:val="00232036"/>
    <w:rsid w:val="00232172"/>
    <w:rsid w:val="00233718"/>
    <w:rsid w:val="002338B2"/>
    <w:rsid w:val="00233E5A"/>
    <w:rsid w:val="002349B0"/>
    <w:rsid w:val="00234B61"/>
    <w:rsid w:val="00235D29"/>
    <w:rsid w:val="00237298"/>
    <w:rsid w:val="00237C46"/>
    <w:rsid w:val="00237CB3"/>
    <w:rsid w:val="002411BE"/>
    <w:rsid w:val="0024280B"/>
    <w:rsid w:val="00243228"/>
    <w:rsid w:val="0024355B"/>
    <w:rsid w:val="00245DBD"/>
    <w:rsid w:val="00245DD5"/>
    <w:rsid w:val="00246036"/>
    <w:rsid w:val="002461EC"/>
    <w:rsid w:val="00250BDE"/>
    <w:rsid w:val="00252912"/>
    <w:rsid w:val="00253173"/>
    <w:rsid w:val="00253EAD"/>
    <w:rsid w:val="0025569A"/>
    <w:rsid w:val="002560DC"/>
    <w:rsid w:val="002565F3"/>
    <w:rsid w:val="002572B5"/>
    <w:rsid w:val="00257480"/>
    <w:rsid w:val="00260DF1"/>
    <w:rsid w:val="002629E4"/>
    <w:rsid w:val="00262FA2"/>
    <w:rsid w:val="00263253"/>
    <w:rsid w:val="0026393A"/>
    <w:rsid w:val="0026394A"/>
    <w:rsid w:val="00264297"/>
    <w:rsid w:val="00264345"/>
    <w:rsid w:val="002665BA"/>
    <w:rsid w:val="002676B7"/>
    <w:rsid w:val="00271699"/>
    <w:rsid w:val="0027333B"/>
    <w:rsid w:val="0027360A"/>
    <w:rsid w:val="00273ED1"/>
    <w:rsid w:val="002741AF"/>
    <w:rsid w:val="0027777F"/>
    <w:rsid w:val="00280215"/>
    <w:rsid w:val="002821C3"/>
    <w:rsid w:val="00282A13"/>
    <w:rsid w:val="00283609"/>
    <w:rsid w:val="00283805"/>
    <w:rsid w:val="002839E9"/>
    <w:rsid w:val="00284AD6"/>
    <w:rsid w:val="00285113"/>
    <w:rsid w:val="002855D3"/>
    <w:rsid w:val="00286EF4"/>
    <w:rsid w:val="0028720A"/>
    <w:rsid w:val="00290CE3"/>
    <w:rsid w:val="0029174C"/>
    <w:rsid w:val="00292560"/>
    <w:rsid w:val="00293450"/>
    <w:rsid w:val="00293ECB"/>
    <w:rsid w:val="0029471A"/>
    <w:rsid w:val="00295479"/>
    <w:rsid w:val="00295757"/>
    <w:rsid w:val="00296957"/>
    <w:rsid w:val="002A0374"/>
    <w:rsid w:val="002A039B"/>
    <w:rsid w:val="002A0B3B"/>
    <w:rsid w:val="002A0BB7"/>
    <w:rsid w:val="002A175F"/>
    <w:rsid w:val="002A3934"/>
    <w:rsid w:val="002A3A65"/>
    <w:rsid w:val="002A6496"/>
    <w:rsid w:val="002A68A0"/>
    <w:rsid w:val="002B0480"/>
    <w:rsid w:val="002B1078"/>
    <w:rsid w:val="002B14AA"/>
    <w:rsid w:val="002B337C"/>
    <w:rsid w:val="002B3807"/>
    <w:rsid w:val="002B3BDF"/>
    <w:rsid w:val="002B3DD2"/>
    <w:rsid w:val="002B4FC0"/>
    <w:rsid w:val="002B5F09"/>
    <w:rsid w:val="002B65C2"/>
    <w:rsid w:val="002B733E"/>
    <w:rsid w:val="002B7F40"/>
    <w:rsid w:val="002C08D0"/>
    <w:rsid w:val="002C1141"/>
    <w:rsid w:val="002C1D40"/>
    <w:rsid w:val="002C313A"/>
    <w:rsid w:val="002C392A"/>
    <w:rsid w:val="002C4559"/>
    <w:rsid w:val="002C46C1"/>
    <w:rsid w:val="002C4780"/>
    <w:rsid w:val="002C6285"/>
    <w:rsid w:val="002D2004"/>
    <w:rsid w:val="002D2CB1"/>
    <w:rsid w:val="002D2E35"/>
    <w:rsid w:val="002D33F1"/>
    <w:rsid w:val="002D42D0"/>
    <w:rsid w:val="002D4EF3"/>
    <w:rsid w:val="002D5475"/>
    <w:rsid w:val="002D63B1"/>
    <w:rsid w:val="002D6621"/>
    <w:rsid w:val="002D6BAC"/>
    <w:rsid w:val="002D7C07"/>
    <w:rsid w:val="002D7D43"/>
    <w:rsid w:val="002E11B1"/>
    <w:rsid w:val="002E1E6C"/>
    <w:rsid w:val="002E210C"/>
    <w:rsid w:val="002E38C5"/>
    <w:rsid w:val="002E3DAD"/>
    <w:rsid w:val="002E3F91"/>
    <w:rsid w:val="002E4765"/>
    <w:rsid w:val="002E4AC2"/>
    <w:rsid w:val="002E4BC6"/>
    <w:rsid w:val="002E6B2D"/>
    <w:rsid w:val="002F0879"/>
    <w:rsid w:val="002F1D6C"/>
    <w:rsid w:val="002F2701"/>
    <w:rsid w:val="002F2C24"/>
    <w:rsid w:val="002F3909"/>
    <w:rsid w:val="002F3DAA"/>
    <w:rsid w:val="002F516A"/>
    <w:rsid w:val="002F7DC5"/>
    <w:rsid w:val="003003A1"/>
    <w:rsid w:val="003003FF"/>
    <w:rsid w:val="00300712"/>
    <w:rsid w:val="0030154B"/>
    <w:rsid w:val="00301B37"/>
    <w:rsid w:val="003039A5"/>
    <w:rsid w:val="0030407E"/>
    <w:rsid w:val="00304236"/>
    <w:rsid w:val="00304590"/>
    <w:rsid w:val="0030493B"/>
    <w:rsid w:val="00305FD6"/>
    <w:rsid w:val="0030777A"/>
    <w:rsid w:val="00307ECB"/>
    <w:rsid w:val="00310E1E"/>
    <w:rsid w:val="00310FB6"/>
    <w:rsid w:val="00311263"/>
    <w:rsid w:val="00311CDF"/>
    <w:rsid w:val="00311FE3"/>
    <w:rsid w:val="003127EA"/>
    <w:rsid w:val="00314BB6"/>
    <w:rsid w:val="00314C5E"/>
    <w:rsid w:val="00315736"/>
    <w:rsid w:val="00315A13"/>
    <w:rsid w:val="00320255"/>
    <w:rsid w:val="0032145F"/>
    <w:rsid w:val="00321F4C"/>
    <w:rsid w:val="003221C9"/>
    <w:rsid w:val="003222A1"/>
    <w:rsid w:val="003243BA"/>
    <w:rsid w:val="00326134"/>
    <w:rsid w:val="00326AAC"/>
    <w:rsid w:val="00327126"/>
    <w:rsid w:val="00327C38"/>
    <w:rsid w:val="00331A5B"/>
    <w:rsid w:val="003329C5"/>
    <w:rsid w:val="00333966"/>
    <w:rsid w:val="00333DA1"/>
    <w:rsid w:val="00335DE8"/>
    <w:rsid w:val="003368DC"/>
    <w:rsid w:val="00337AF2"/>
    <w:rsid w:val="00337BB2"/>
    <w:rsid w:val="00340079"/>
    <w:rsid w:val="00340C0B"/>
    <w:rsid w:val="003412A9"/>
    <w:rsid w:val="00342410"/>
    <w:rsid w:val="0034252E"/>
    <w:rsid w:val="00343452"/>
    <w:rsid w:val="003440B2"/>
    <w:rsid w:val="00344458"/>
    <w:rsid w:val="00346A92"/>
    <w:rsid w:val="00347560"/>
    <w:rsid w:val="00347C49"/>
    <w:rsid w:val="00347F66"/>
    <w:rsid w:val="00350041"/>
    <w:rsid w:val="003500D6"/>
    <w:rsid w:val="00350B9E"/>
    <w:rsid w:val="00351347"/>
    <w:rsid w:val="00352798"/>
    <w:rsid w:val="00352E9E"/>
    <w:rsid w:val="00353E56"/>
    <w:rsid w:val="00354DE6"/>
    <w:rsid w:val="00355902"/>
    <w:rsid w:val="00355BBE"/>
    <w:rsid w:val="0035677D"/>
    <w:rsid w:val="00360B5E"/>
    <w:rsid w:val="00360C62"/>
    <w:rsid w:val="00360F68"/>
    <w:rsid w:val="00361CC0"/>
    <w:rsid w:val="0036350F"/>
    <w:rsid w:val="003637BE"/>
    <w:rsid w:val="00363C1F"/>
    <w:rsid w:val="003649C3"/>
    <w:rsid w:val="00364F2B"/>
    <w:rsid w:val="0036527B"/>
    <w:rsid w:val="003658E3"/>
    <w:rsid w:val="00367870"/>
    <w:rsid w:val="00370906"/>
    <w:rsid w:val="003717D3"/>
    <w:rsid w:val="003722CD"/>
    <w:rsid w:val="00374E1C"/>
    <w:rsid w:val="00375035"/>
    <w:rsid w:val="00375702"/>
    <w:rsid w:val="00375DF4"/>
    <w:rsid w:val="0037615A"/>
    <w:rsid w:val="00377FCB"/>
    <w:rsid w:val="0038122C"/>
    <w:rsid w:val="00381555"/>
    <w:rsid w:val="003818B0"/>
    <w:rsid w:val="003819CB"/>
    <w:rsid w:val="00382066"/>
    <w:rsid w:val="00382090"/>
    <w:rsid w:val="003821F6"/>
    <w:rsid w:val="003824BF"/>
    <w:rsid w:val="003868A5"/>
    <w:rsid w:val="00390D2B"/>
    <w:rsid w:val="00391506"/>
    <w:rsid w:val="00392E70"/>
    <w:rsid w:val="003932F3"/>
    <w:rsid w:val="00393348"/>
    <w:rsid w:val="0039377F"/>
    <w:rsid w:val="00393892"/>
    <w:rsid w:val="00393AAE"/>
    <w:rsid w:val="00394043"/>
    <w:rsid w:val="003951E3"/>
    <w:rsid w:val="00397751"/>
    <w:rsid w:val="003A00E9"/>
    <w:rsid w:val="003A0ECD"/>
    <w:rsid w:val="003A178E"/>
    <w:rsid w:val="003A1AC2"/>
    <w:rsid w:val="003A21A3"/>
    <w:rsid w:val="003A278F"/>
    <w:rsid w:val="003A361F"/>
    <w:rsid w:val="003A396B"/>
    <w:rsid w:val="003A43F2"/>
    <w:rsid w:val="003A4417"/>
    <w:rsid w:val="003A511F"/>
    <w:rsid w:val="003A5296"/>
    <w:rsid w:val="003A6B41"/>
    <w:rsid w:val="003A75D7"/>
    <w:rsid w:val="003A7839"/>
    <w:rsid w:val="003B105C"/>
    <w:rsid w:val="003B152A"/>
    <w:rsid w:val="003B1EB2"/>
    <w:rsid w:val="003B2886"/>
    <w:rsid w:val="003B2E58"/>
    <w:rsid w:val="003B3FA9"/>
    <w:rsid w:val="003B595C"/>
    <w:rsid w:val="003B675D"/>
    <w:rsid w:val="003B7632"/>
    <w:rsid w:val="003C007D"/>
    <w:rsid w:val="003C04EC"/>
    <w:rsid w:val="003C04F6"/>
    <w:rsid w:val="003C1676"/>
    <w:rsid w:val="003C19B6"/>
    <w:rsid w:val="003C1FE4"/>
    <w:rsid w:val="003C4691"/>
    <w:rsid w:val="003C4C25"/>
    <w:rsid w:val="003C4FBC"/>
    <w:rsid w:val="003C556A"/>
    <w:rsid w:val="003C55A1"/>
    <w:rsid w:val="003C68F3"/>
    <w:rsid w:val="003D0789"/>
    <w:rsid w:val="003D0AB4"/>
    <w:rsid w:val="003D0FF2"/>
    <w:rsid w:val="003D149C"/>
    <w:rsid w:val="003D15C8"/>
    <w:rsid w:val="003D161E"/>
    <w:rsid w:val="003D3A36"/>
    <w:rsid w:val="003D3DA3"/>
    <w:rsid w:val="003D57A0"/>
    <w:rsid w:val="003D67B8"/>
    <w:rsid w:val="003D7237"/>
    <w:rsid w:val="003E109A"/>
    <w:rsid w:val="003E1439"/>
    <w:rsid w:val="003E1942"/>
    <w:rsid w:val="003E1A01"/>
    <w:rsid w:val="003E2ED2"/>
    <w:rsid w:val="003E3055"/>
    <w:rsid w:val="003E3F50"/>
    <w:rsid w:val="003E52A1"/>
    <w:rsid w:val="003E5C84"/>
    <w:rsid w:val="003E60C1"/>
    <w:rsid w:val="003F0253"/>
    <w:rsid w:val="003F06F8"/>
    <w:rsid w:val="003F0763"/>
    <w:rsid w:val="003F1054"/>
    <w:rsid w:val="003F1845"/>
    <w:rsid w:val="003F203B"/>
    <w:rsid w:val="003F2740"/>
    <w:rsid w:val="003F2BEF"/>
    <w:rsid w:val="003F2D2F"/>
    <w:rsid w:val="003F2EE2"/>
    <w:rsid w:val="003F3EA2"/>
    <w:rsid w:val="003F56E1"/>
    <w:rsid w:val="003F6266"/>
    <w:rsid w:val="003F682D"/>
    <w:rsid w:val="003F6990"/>
    <w:rsid w:val="003F6B19"/>
    <w:rsid w:val="003F715D"/>
    <w:rsid w:val="003F7B53"/>
    <w:rsid w:val="00402B0A"/>
    <w:rsid w:val="00403C1E"/>
    <w:rsid w:val="00404D91"/>
    <w:rsid w:val="00406F9E"/>
    <w:rsid w:val="00406FAD"/>
    <w:rsid w:val="0040712A"/>
    <w:rsid w:val="00407AD4"/>
    <w:rsid w:val="00407E7C"/>
    <w:rsid w:val="0041136A"/>
    <w:rsid w:val="00411C6F"/>
    <w:rsid w:val="00412494"/>
    <w:rsid w:val="00412B68"/>
    <w:rsid w:val="0041399C"/>
    <w:rsid w:val="0041421F"/>
    <w:rsid w:val="00415B92"/>
    <w:rsid w:val="004165AB"/>
    <w:rsid w:val="004167AC"/>
    <w:rsid w:val="004171F9"/>
    <w:rsid w:val="00417822"/>
    <w:rsid w:val="004200C2"/>
    <w:rsid w:val="00420684"/>
    <w:rsid w:val="00420F17"/>
    <w:rsid w:val="00422BBF"/>
    <w:rsid w:val="0042302E"/>
    <w:rsid w:val="004248ED"/>
    <w:rsid w:val="004253AD"/>
    <w:rsid w:val="0042709E"/>
    <w:rsid w:val="00430067"/>
    <w:rsid w:val="004305D7"/>
    <w:rsid w:val="00430CA7"/>
    <w:rsid w:val="00431AE3"/>
    <w:rsid w:val="00431D8C"/>
    <w:rsid w:val="00432D39"/>
    <w:rsid w:val="00432D41"/>
    <w:rsid w:val="004344F0"/>
    <w:rsid w:val="00435193"/>
    <w:rsid w:val="00435830"/>
    <w:rsid w:val="004361E3"/>
    <w:rsid w:val="004364DE"/>
    <w:rsid w:val="00436CE4"/>
    <w:rsid w:val="00436D8B"/>
    <w:rsid w:val="00440ED9"/>
    <w:rsid w:val="00440FC3"/>
    <w:rsid w:val="0044135C"/>
    <w:rsid w:val="00441871"/>
    <w:rsid w:val="00442A77"/>
    <w:rsid w:val="00442DC6"/>
    <w:rsid w:val="00442F48"/>
    <w:rsid w:val="004454D1"/>
    <w:rsid w:val="00446745"/>
    <w:rsid w:val="004470CA"/>
    <w:rsid w:val="00450BFD"/>
    <w:rsid w:val="00452366"/>
    <w:rsid w:val="00452626"/>
    <w:rsid w:val="00452AB3"/>
    <w:rsid w:val="00453000"/>
    <w:rsid w:val="004542AA"/>
    <w:rsid w:val="00454F1E"/>
    <w:rsid w:val="0045515B"/>
    <w:rsid w:val="0045550D"/>
    <w:rsid w:val="00455689"/>
    <w:rsid w:val="00456011"/>
    <w:rsid w:val="00456421"/>
    <w:rsid w:val="004569B8"/>
    <w:rsid w:val="004571AA"/>
    <w:rsid w:val="00460055"/>
    <w:rsid w:val="0046008E"/>
    <w:rsid w:val="004607C0"/>
    <w:rsid w:val="00460D3E"/>
    <w:rsid w:val="00460E8F"/>
    <w:rsid w:val="0046106C"/>
    <w:rsid w:val="00462BEF"/>
    <w:rsid w:val="00463DD8"/>
    <w:rsid w:val="00464966"/>
    <w:rsid w:val="0046637C"/>
    <w:rsid w:val="00470190"/>
    <w:rsid w:val="00470C2B"/>
    <w:rsid w:val="00470D6F"/>
    <w:rsid w:val="0047216D"/>
    <w:rsid w:val="00472F93"/>
    <w:rsid w:val="004735E5"/>
    <w:rsid w:val="00473A4A"/>
    <w:rsid w:val="00474F3A"/>
    <w:rsid w:val="004757A4"/>
    <w:rsid w:val="0047706B"/>
    <w:rsid w:val="00480DFD"/>
    <w:rsid w:val="004812B3"/>
    <w:rsid w:val="00481D80"/>
    <w:rsid w:val="00482CB2"/>
    <w:rsid w:val="00482D7D"/>
    <w:rsid w:val="004835E3"/>
    <w:rsid w:val="00483AEF"/>
    <w:rsid w:val="00483B86"/>
    <w:rsid w:val="00483E22"/>
    <w:rsid w:val="0048577B"/>
    <w:rsid w:val="00486E18"/>
    <w:rsid w:val="0048741B"/>
    <w:rsid w:val="00487589"/>
    <w:rsid w:val="00487D34"/>
    <w:rsid w:val="004904C8"/>
    <w:rsid w:val="00490F4F"/>
    <w:rsid w:val="004915EE"/>
    <w:rsid w:val="004917BB"/>
    <w:rsid w:val="004932AA"/>
    <w:rsid w:val="004936FD"/>
    <w:rsid w:val="00493CE5"/>
    <w:rsid w:val="00493F76"/>
    <w:rsid w:val="0049472F"/>
    <w:rsid w:val="00495281"/>
    <w:rsid w:val="004957BE"/>
    <w:rsid w:val="00495AB8"/>
    <w:rsid w:val="00496F32"/>
    <w:rsid w:val="004979BE"/>
    <w:rsid w:val="00497F79"/>
    <w:rsid w:val="004A15B1"/>
    <w:rsid w:val="004A1880"/>
    <w:rsid w:val="004A2A60"/>
    <w:rsid w:val="004A3764"/>
    <w:rsid w:val="004A3874"/>
    <w:rsid w:val="004A442D"/>
    <w:rsid w:val="004A62BA"/>
    <w:rsid w:val="004A689C"/>
    <w:rsid w:val="004A7788"/>
    <w:rsid w:val="004B0430"/>
    <w:rsid w:val="004B0DD7"/>
    <w:rsid w:val="004B15BC"/>
    <w:rsid w:val="004B19D5"/>
    <w:rsid w:val="004B3450"/>
    <w:rsid w:val="004B389D"/>
    <w:rsid w:val="004B3A2D"/>
    <w:rsid w:val="004B43B6"/>
    <w:rsid w:val="004B50CA"/>
    <w:rsid w:val="004B691C"/>
    <w:rsid w:val="004B6CF3"/>
    <w:rsid w:val="004B74B8"/>
    <w:rsid w:val="004C05E7"/>
    <w:rsid w:val="004C13C8"/>
    <w:rsid w:val="004C14D4"/>
    <w:rsid w:val="004C15C9"/>
    <w:rsid w:val="004C1C63"/>
    <w:rsid w:val="004C1D00"/>
    <w:rsid w:val="004C1E55"/>
    <w:rsid w:val="004C2D25"/>
    <w:rsid w:val="004C4F5F"/>
    <w:rsid w:val="004C5400"/>
    <w:rsid w:val="004C61DC"/>
    <w:rsid w:val="004C6830"/>
    <w:rsid w:val="004C76CB"/>
    <w:rsid w:val="004D1247"/>
    <w:rsid w:val="004D148E"/>
    <w:rsid w:val="004D149F"/>
    <w:rsid w:val="004D1677"/>
    <w:rsid w:val="004D2BB5"/>
    <w:rsid w:val="004D3492"/>
    <w:rsid w:val="004D3B6D"/>
    <w:rsid w:val="004D4482"/>
    <w:rsid w:val="004D4512"/>
    <w:rsid w:val="004D4EBC"/>
    <w:rsid w:val="004D4FE8"/>
    <w:rsid w:val="004D5525"/>
    <w:rsid w:val="004E05E7"/>
    <w:rsid w:val="004E2384"/>
    <w:rsid w:val="004E288A"/>
    <w:rsid w:val="004E366C"/>
    <w:rsid w:val="004E3FFD"/>
    <w:rsid w:val="004E4467"/>
    <w:rsid w:val="004E6EFC"/>
    <w:rsid w:val="004E7004"/>
    <w:rsid w:val="004E7F96"/>
    <w:rsid w:val="004F002C"/>
    <w:rsid w:val="004F030E"/>
    <w:rsid w:val="004F07BF"/>
    <w:rsid w:val="004F10FC"/>
    <w:rsid w:val="004F4438"/>
    <w:rsid w:val="004F473D"/>
    <w:rsid w:val="004F6062"/>
    <w:rsid w:val="004F62E7"/>
    <w:rsid w:val="004F789E"/>
    <w:rsid w:val="004F7B86"/>
    <w:rsid w:val="00500A47"/>
    <w:rsid w:val="005029DD"/>
    <w:rsid w:val="00506038"/>
    <w:rsid w:val="00506238"/>
    <w:rsid w:val="00506676"/>
    <w:rsid w:val="0050685D"/>
    <w:rsid w:val="00506A6D"/>
    <w:rsid w:val="00507A02"/>
    <w:rsid w:val="00511F4E"/>
    <w:rsid w:val="0051572B"/>
    <w:rsid w:val="00515C18"/>
    <w:rsid w:val="00516DCF"/>
    <w:rsid w:val="005179C0"/>
    <w:rsid w:val="00520C75"/>
    <w:rsid w:val="00521873"/>
    <w:rsid w:val="0052275B"/>
    <w:rsid w:val="00522D90"/>
    <w:rsid w:val="00523A92"/>
    <w:rsid w:val="005246AF"/>
    <w:rsid w:val="005252D0"/>
    <w:rsid w:val="00525627"/>
    <w:rsid w:val="005256F0"/>
    <w:rsid w:val="005260E5"/>
    <w:rsid w:val="00526374"/>
    <w:rsid w:val="00526626"/>
    <w:rsid w:val="0052672B"/>
    <w:rsid w:val="005272D3"/>
    <w:rsid w:val="0052796D"/>
    <w:rsid w:val="005316DB"/>
    <w:rsid w:val="005326CB"/>
    <w:rsid w:val="00533874"/>
    <w:rsid w:val="00534B4A"/>
    <w:rsid w:val="00534E2B"/>
    <w:rsid w:val="00535E2B"/>
    <w:rsid w:val="005365C8"/>
    <w:rsid w:val="00537165"/>
    <w:rsid w:val="00537CB3"/>
    <w:rsid w:val="0054030D"/>
    <w:rsid w:val="00540448"/>
    <w:rsid w:val="00540470"/>
    <w:rsid w:val="00542855"/>
    <w:rsid w:val="00542CBD"/>
    <w:rsid w:val="00543A53"/>
    <w:rsid w:val="005442B0"/>
    <w:rsid w:val="00544D50"/>
    <w:rsid w:val="005464C4"/>
    <w:rsid w:val="005468D8"/>
    <w:rsid w:val="00546B65"/>
    <w:rsid w:val="00546FD2"/>
    <w:rsid w:val="005470D3"/>
    <w:rsid w:val="00547189"/>
    <w:rsid w:val="00547289"/>
    <w:rsid w:val="00547B0A"/>
    <w:rsid w:val="0055290B"/>
    <w:rsid w:val="00553479"/>
    <w:rsid w:val="00554164"/>
    <w:rsid w:val="005553FB"/>
    <w:rsid w:val="0055561B"/>
    <w:rsid w:val="00556BAD"/>
    <w:rsid w:val="00556EC2"/>
    <w:rsid w:val="00560EEE"/>
    <w:rsid w:val="00560F9A"/>
    <w:rsid w:val="005613E7"/>
    <w:rsid w:val="005622A2"/>
    <w:rsid w:val="005632C1"/>
    <w:rsid w:val="00563597"/>
    <w:rsid w:val="00564AA7"/>
    <w:rsid w:val="00565133"/>
    <w:rsid w:val="00565ACB"/>
    <w:rsid w:val="00565CBF"/>
    <w:rsid w:val="0056618A"/>
    <w:rsid w:val="0057001F"/>
    <w:rsid w:val="00570741"/>
    <w:rsid w:val="00571212"/>
    <w:rsid w:val="00571E86"/>
    <w:rsid w:val="00573741"/>
    <w:rsid w:val="00574748"/>
    <w:rsid w:val="00574CF3"/>
    <w:rsid w:val="0057567B"/>
    <w:rsid w:val="00576EDF"/>
    <w:rsid w:val="00581800"/>
    <w:rsid w:val="00581D90"/>
    <w:rsid w:val="00581DD3"/>
    <w:rsid w:val="00582FB6"/>
    <w:rsid w:val="0058388A"/>
    <w:rsid w:val="00584042"/>
    <w:rsid w:val="005857A2"/>
    <w:rsid w:val="005870EF"/>
    <w:rsid w:val="00587557"/>
    <w:rsid w:val="005902B6"/>
    <w:rsid w:val="005914E6"/>
    <w:rsid w:val="0059176B"/>
    <w:rsid w:val="005922C9"/>
    <w:rsid w:val="005928F0"/>
    <w:rsid w:val="00592B40"/>
    <w:rsid w:val="005930D7"/>
    <w:rsid w:val="00596DC0"/>
    <w:rsid w:val="005A0C44"/>
    <w:rsid w:val="005A47EC"/>
    <w:rsid w:val="005A50C6"/>
    <w:rsid w:val="005A7E9E"/>
    <w:rsid w:val="005B0250"/>
    <w:rsid w:val="005B0BE5"/>
    <w:rsid w:val="005B0E16"/>
    <w:rsid w:val="005B17F5"/>
    <w:rsid w:val="005B19C2"/>
    <w:rsid w:val="005B1F09"/>
    <w:rsid w:val="005B290A"/>
    <w:rsid w:val="005B4C29"/>
    <w:rsid w:val="005B4E13"/>
    <w:rsid w:val="005B6AD1"/>
    <w:rsid w:val="005C0BF2"/>
    <w:rsid w:val="005C2DF3"/>
    <w:rsid w:val="005C317E"/>
    <w:rsid w:val="005C3D16"/>
    <w:rsid w:val="005C7C67"/>
    <w:rsid w:val="005D16DA"/>
    <w:rsid w:val="005D2A7C"/>
    <w:rsid w:val="005D43F6"/>
    <w:rsid w:val="005D5165"/>
    <w:rsid w:val="005D5497"/>
    <w:rsid w:val="005D5F05"/>
    <w:rsid w:val="005D6EFF"/>
    <w:rsid w:val="005E0735"/>
    <w:rsid w:val="005E1F5C"/>
    <w:rsid w:val="005E208C"/>
    <w:rsid w:val="005E26CA"/>
    <w:rsid w:val="005E3261"/>
    <w:rsid w:val="005E3D16"/>
    <w:rsid w:val="005E423E"/>
    <w:rsid w:val="005E5041"/>
    <w:rsid w:val="005E5E36"/>
    <w:rsid w:val="005E61F9"/>
    <w:rsid w:val="005E6A2C"/>
    <w:rsid w:val="005E6E9A"/>
    <w:rsid w:val="005F02EC"/>
    <w:rsid w:val="005F12AC"/>
    <w:rsid w:val="005F3388"/>
    <w:rsid w:val="005F42F5"/>
    <w:rsid w:val="005F4EF4"/>
    <w:rsid w:val="005F5496"/>
    <w:rsid w:val="005F7112"/>
    <w:rsid w:val="00601EB3"/>
    <w:rsid w:val="0060326A"/>
    <w:rsid w:val="006036DF"/>
    <w:rsid w:val="00604510"/>
    <w:rsid w:val="006110E0"/>
    <w:rsid w:val="006110E5"/>
    <w:rsid w:val="0061140A"/>
    <w:rsid w:val="00611867"/>
    <w:rsid w:val="00611BE1"/>
    <w:rsid w:val="00613A1A"/>
    <w:rsid w:val="00615142"/>
    <w:rsid w:val="00616740"/>
    <w:rsid w:val="00616A51"/>
    <w:rsid w:val="00617216"/>
    <w:rsid w:val="006174A1"/>
    <w:rsid w:val="0061755A"/>
    <w:rsid w:val="00617AB0"/>
    <w:rsid w:val="00617D57"/>
    <w:rsid w:val="00620A7C"/>
    <w:rsid w:val="0062118A"/>
    <w:rsid w:val="00621372"/>
    <w:rsid w:val="006217B6"/>
    <w:rsid w:val="00621915"/>
    <w:rsid w:val="006234C3"/>
    <w:rsid w:val="0062433F"/>
    <w:rsid w:val="00625E58"/>
    <w:rsid w:val="006263AF"/>
    <w:rsid w:val="0062651E"/>
    <w:rsid w:val="00627158"/>
    <w:rsid w:val="006271CE"/>
    <w:rsid w:val="0062731D"/>
    <w:rsid w:val="00627626"/>
    <w:rsid w:val="006278BE"/>
    <w:rsid w:val="006310B0"/>
    <w:rsid w:val="00631EFA"/>
    <w:rsid w:val="00632B69"/>
    <w:rsid w:val="00632F23"/>
    <w:rsid w:val="00633D6A"/>
    <w:rsid w:val="00635125"/>
    <w:rsid w:val="00635868"/>
    <w:rsid w:val="00635D7B"/>
    <w:rsid w:val="006379F2"/>
    <w:rsid w:val="00637E79"/>
    <w:rsid w:val="0064047D"/>
    <w:rsid w:val="006404C0"/>
    <w:rsid w:val="0064199C"/>
    <w:rsid w:val="00642D52"/>
    <w:rsid w:val="00644270"/>
    <w:rsid w:val="00644A65"/>
    <w:rsid w:val="00646442"/>
    <w:rsid w:val="006473FE"/>
    <w:rsid w:val="00647BF7"/>
    <w:rsid w:val="006501F9"/>
    <w:rsid w:val="006511BE"/>
    <w:rsid w:val="00651592"/>
    <w:rsid w:val="00652310"/>
    <w:rsid w:val="00652479"/>
    <w:rsid w:val="00652A8A"/>
    <w:rsid w:val="00653263"/>
    <w:rsid w:val="00654318"/>
    <w:rsid w:val="00655866"/>
    <w:rsid w:val="006561CB"/>
    <w:rsid w:val="00656349"/>
    <w:rsid w:val="0065673F"/>
    <w:rsid w:val="0065723B"/>
    <w:rsid w:val="00660898"/>
    <w:rsid w:val="006611F3"/>
    <w:rsid w:val="0066151C"/>
    <w:rsid w:val="0066175E"/>
    <w:rsid w:val="00663DBE"/>
    <w:rsid w:val="00664C22"/>
    <w:rsid w:val="006654EB"/>
    <w:rsid w:val="0066629D"/>
    <w:rsid w:val="0066717A"/>
    <w:rsid w:val="00667B2A"/>
    <w:rsid w:val="00671174"/>
    <w:rsid w:val="006711FB"/>
    <w:rsid w:val="00672599"/>
    <w:rsid w:val="00672739"/>
    <w:rsid w:val="006754FF"/>
    <w:rsid w:val="00675725"/>
    <w:rsid w:val="006769E9"/>
    <w:rsid w:val="00677621"/>
    <w:rsid w:val="00677E36"/>
    <w:rsid w:val="00680621"/>
    <w:rsid w:val="00680BBA"/>
    <w:rsid w:val="00681502"/>
    <w:rsid w:val="00681785"/>
    <w:rsid w:val="00681FBD"/>
    <w:rsid w:val="0068228A"/>
    <w:rsid w:val="00682BBC"/>
    <w:rsid w:val="00683389"/>
    <w:rsid w:val="00683503"/>
    <w:rsid w:val="006838D9"/>
    <w:rsid w:val="00684050"/>
    <w:rsid w:val="006842EA"/>
    <w:rsid w:val="006845B9"/>
    <w:rsid w:val="006848DA"/>
    <w:rsid w:val="00684A0C"/>
    <w:rsid w:val="00685995"/>
    <w:rsid w:val="0068689E"/>
    <w:rsid w:val="00687133"/>
    <w:rsid w:val="00687B57"/>
    <w:rsid w:val="00687CF6"/>
    <w:rsid w:val="0069079D"/>
    <w:rsid w:val="00691D53"/>
    <w:rsid w:val="0069298A"/>
    <w:rsid w:val="00692C2B"/>
    <w:rsid w:val="00694057"/>
    <w:rsid w:val="006954AE"/>
    <w:rsid w:val="006960B3"/>
    <w:rsid w:val="00696859"/>
    <w:rsid w:val="00697721"/>
    <w:rsid w:val="00697CE1"/>
    <w:rsid w:val="00697DE1"/>
    <w:rsid w:val="006A094A"/>
    <w:rsid w:val="006A0B26"/>
    <w:rsid w:val="006A0C41"/>
    <w:rsid w:val="006A13CF"/>
    <w:rsid w:val="006A17F1"/>
    <w:rsid w:val="006A25B3"/>
    <w:rsid w:val="006A382B"/>
    <w:rsid w:val="006A3DFB"/>
    <w:rsid w:val="006A4F22"/>
    <w:rsid w:val="006A5058"/>
    <w:rsid w:val="006A5305"/>
    <w:rsid w:val="006A6769"/>
    <w:rsid w:val="006A6A73"/>
    <w:rsid w:val="006B166C"/>
    <w:rsid w:val="006B2B09"/>
    <w:rsid w:val="006B41D9"/>
    <w:rsid w:val="006B5176"/>
    <w:rsid w:val="006B537C"/>
    <w:rsid w:val="006B5DF8"/>
    <w:rsid w:val="006C0CE2"/>
    <w:rsid w:val="006C1A07"/>
    <w:rsid w:val="006C1AB1"/>
    <w:rsid w:val="006C1E01"/>
    <w:rsid w:val="006C26FA"/>
    <w:rsid w:val="006C270F"/>
    <w:rsid w:val="006C3A7F"/>
    <w:rsid w:val="006C3DB9"/>
    <w:rsid w:val="006C50F3"/>
    <w:rsid w:val="006C55D2"/>
    <w:rsid w:val="006C5757"/>
    <w:rsid w:val="006C62F9"/>
    <w:rsid w:val="006C6338"/>
    <w:rsid w:val="006C7022"/>
    <w:rsid w:val="006D117A"/>
    <w:rsid w:val="006D2488"/>
    <w:rsid w:val="006D3264"/>
    <w:rsid w:val="006D3346"/>
    <w:rsid w:val="006D37DE"/>
    <w:rsid w:val="006D3EC7"/>
    <w:rsid w:val="006D47BA"/>
    <w:rsid w:val="006D62C2"/>
    <w:rsid w:val="006D6552"/>
    <w:rsid w:val="006D69E7"/>
    <w:rsid w:val="006D6AAE"/>
    <w:rsid w:val="006D6D03"/>
    <w:rsid w:val="006D794E"/>
    <w:rsid w:val="006D7A2D"/>
    <w:rsid w:val="006D7F0D"/>
    <w:rsid w:val="006E040B"/>
    <w:rsid w:val="006E24CB"/>
    <w:rsid w:val="006E4B1C"/>
    <w:rsid w:val="006E6315"/>
    <w:rsid w:val="006E66AD"/>
    <w:rsid w:val="006E6792"/>
    <w:rsid w:val="006E7005"/>
    <w:rsid w:val="006E77C5"/>
    <w:rsid w:val="006E7AF6"/>
    <w:rsid w:val="006F0280"/>
    <w:rsid w:val="006F0578"/>
    <w:rsid w:val="006F19A3"/>
    <w:rsid w:val="006F258E"/>
    <w:rsid w:val="006F3DCA"/>
    <w:rsid w:val="006F455B"/>
    <w:rsid w:val="006F514C"/>
    <w:rsid w:val="006F59EF"/>
    <w:rsid w:val="006F6A47"/>
    <w:rsid w:val="006F6EEF"/>
    <w:rsid w:val="006F71CC"/>
    <w:rsid w:val="006F728B"/>
    <w:rsid w:val="006F7D42"/>
    <w:rsid w:val="007009B5"/>
    <w:rsid w:val="00701342"/>
    <w:rsid w:val="007016FF"/>
    <w:rsid w:val="00701A92"/>
    <w:rsid w:val="0070200B"/>
    <w:rsid w:val="007047FF"/>
    <w:rsid w:val="007049AB"/>
    <w:rsid w:val="007054DA"/>
    <w:rsid w:val="0070560A"/>
    <w:rsid w:val="0070589A"/>
    <w:rsid w:val="00706252"/>
    <w:rsid w:val="00706F49"/>
    <w:rsid w:val="00710032"/>
    <w:rsid w:val="00710428"/>
    <w:rsid w:val="00711030"/>
    <w:rsid w:val="0071255F"/>
    <w:rsid w:val="0071291C"/>
    <w:rsid w:val="00712A0D"/>
    <w:rsid w:val="00713407"/>
    <w:rsid w:val="007142F4"/>
    <w:rsid w:val="007146DC"/>
    <w:rsid w:val="00714D97"/>
    <w:rsid w:val="00715B20"/>
    <w:rsid w:val="0071631A"/>
    <w:rsid w:val="0071650A"/>
    <w:rsid w:val="00716925"/>
    <w:rsid w:val="007177AA"/>
    <w:rsid w:val="00717DB8"/>
    <w:rsid w:val="0072015A"/>
    <w:rsid w:val="00720F6F"/>
    <w:rsid w:val="00722C26"/>
    <w:rsid w:val="00723892"/>
    <w:rsid w:val="007248CF"/>
    <w:rsid w:val="0072781E"/>
    <w:rsid w:val="00730225"/>
    <w:rsid w:val="0073050C"/>
    <w:rsid w:val="0073088D"/>
    <w:rsid w:val="00732AC8"/>
    <w:rsid w:val="00732DE0"/>
    <w:rsid w:val="00732ECA"/>
    <w:rsid w:val="00733C82"/>
    <w:rsid w:val="00733E53"/>
    <w:rsid w:val="00734012"/>
    <w:rsid w:val="007344BB"/>
    <w:rsid w:val="007347F0"/>
    <w:rsid w:val="00734987"/>
    <w:rsid w:val="007355B9"/>
    <w:rsid w:val="00735EB0"/>
    <w:rsid w:val="00737D25"/>
    <w:rsid w:val="00740020"/>
    <w:rsid w:val="00741819"/>
    <w:rsid w:val="00741A5D"/>
    <w:rsid w:val="007422ED"/>
    <w:rsid w:val="007425B1"/>
    <w:rsid w:val="00744C93"/>
    <w:rsid w:val="00744E51"/>
    <w:rsid w:val="00745774"/>
    <w:rsid w:val="00745BB3"/>
    <w:rsid w:val="00745CA0"/>
    <w:rsid w:val="00746B25"/>
    <w:rsid w:val="007476C6"/>
    <w:rsid w:val="00750088"/>
    <w:rsid w:val="00750208"/>
    <w:rsid w:val="00750ABC"/>
    <w:rsid w:val="00751375"/>
    <w:rsid w:val="00752CD5"/>
    <w:rsid w:val="00753D66"/>
    <w:rsid w:val="00755122"/>
    <w:rsid w:val="00756008"/>
    <w:rsid w:val="00756AA1"/>
    <w:rsid w:val="007575A2"/>
    <w:rsid w:val="00757CD6"/>
    <w:rsid w:val="00760E33"/>
    <w:rsid w:val="007610DF"/>
    <w:rsid w:val="007618E4"/>
    <w:rsid w:val="007630EF"/>
    <w:rsid w:val="00763224"/>
    <w:rsid w:val="00763550"/>
    <w:rsid w:val="00765D3B"/>
    <w:rsid w:val="00770E08"/>
    <w:rsid w:val="00771654"/>
    <w:rsid w:val="00771D61"/>
    <w:rsid w:val="00772E63"/>
    <w:rsid w:val="00773129"/>
    <w:rsid w:val="00774AB6"/>
    <w:rsid w:val="00774CED"/>
    <w:rsid w:val="0077519B"/>
    <w:rsid w:val="007757DB"/>
    <w:rsid w:val="0077599F"/>
    <w:rsid w:val="00775C17"/>
    <w:rsid w:val="0077679C"/>
    <w:rsid w:val="00776E95"/>
    <w:rsid w:val="00781035"/>
    <w:rsid w:val="00781A8F"/>
    <w:rsid w:val="0078372B"/>
    <w:rsid w:val="00784D66"/>
    <w:rsid w:val="00785409"/>
    <w:rsid w:val="00786B93"/>
    <w:rsid w:val="00786C11"/>
    <w:rsid w:val="0078762B"/>
    <w:rsid w:val="00790E19"/>
    <w:rsid w:val="00792B31"/>
    <w:rsid w:val="00792E1A"/>
    <w:rsid w:val="00793594"/>
    <w:rsid w:val="007948AA"/>
    <w:rsid w:val="00797969"/>
    <w:rsid w:val="007A0C00"/>
    <w:rsid w:val="007A154F"/>
    <w:rsid w:val="007A2134"/>
    <w:rsid w:val="007A2362"/>
    <w:rsid w:val="007A2665"/>
    <w:rsid w:val="007A2FD3"/>
    <w:rsid w:val="007A454D"/>
    <w:rsid w:val="007A45B0"/>
    <w:rsid w:val="007A5F73"/>
    <w:rsid w:val="007A673B"/>
    <w:rsid w:val="007A71BB"/>
    <w:rsid w:val="007A7609"/>
    <w:rsid w:val="007B0E08"/>
    <w:rsid w:val="007B1ECF"/>
    <w:rsid w:val="007B2206"/>
    <w:rsid w:val="007B2AAD"/>
    <w:rsid w:val="007B32F2"/>
    <w:rsid w:val="007B5207"/>
    <w:rsid w:val="007B72B4"/>
    <w:rsid w:val="007B7AA5"/>
    <w:rsid w:val="007B7C57"/>
    <w:rsid w:val="007C1ED5"/>
    <w:rsid w:val="007C30F3"/>
    <w:rsid w:val="007C35EF"/>
    <w:rsid w:val="007C4F74"/>
    <w:rsid w:val="007C502D"/>
    <w:rsid w:val="007C5144"/>
    <w:rsid w:val="007C5CA0"/>
    <w:rsid w:val="007C674F"/>
    <w:rsid w:val="007D00FD"/>
    <w:rsid w:val="007D1065"/>
    <w:rsid w:val="007D1F78"/>
    <w:rsid w:val="007D2196"/>
    <w:rsid w:val="007D267E"/>
    <w:rsid w:val="007D30F9"/>
    <w:rsid w:val="007D387F"/>
    <w:rsid w:val="007D4077"/>
    <w:rsid w:val="007D5971"/>
    <w:rsid w:val="007D5D3F"/>
    <w:rsid w:val="007D6024"/>
    <w:rsid w:val="007D7195"/>
    <w:rsid w:val="007D7623"/>
    <w:rsid w:val="007E01D5"/>
    <w:rsid w:val="007E0348"/>
    <w:rsid w:val="007E0985"/>
    <w:rsid w:val="007E33D0"/>
    <w:rsid w:val="007E52C0"/>
    <w:rsid w:val="007E5367"/>
    <w:rsid w:val="007E71B4"/>
    <w:rsid w:val="007F02B1"/>
    <w:rsid w:val="007F22AB"/>
    <w:rsid w:val="007F2510"/>
    <w:rsid w:val="007F26A1"/>
    <w:rsid w:val="007F4634"/>
    <w:rsid w:val="007F4BAB"/>
    <w:rsid w:val="007F4DAC"/>
    <w:rsid w:val="007F6EBB"/>
    <w:rsid w:val="007F7B58"/>
    <w:rsid w:val="007F7BDC"/>
    <w:rsid w:val="00800714"/>
    <w:rsid w:val="00800D55"/>
    <w:rsid w:val="00802F9A"/>
    <w:rsid w:val="0080364C"/>
    <w:rsid w:val="00803CA2"/>
    <w:rsid w:val="00804A5D"/>
    <w:rsid w:val="00804C31"/>
    <w:rsid w:val="0080510F"/>
    <w:rsid w:val="008057C5"/>
    <w:rsid w:val="008058D6"/>
    <w:rsid w:val="008058E6"/>
    <w:rsid w:val="00807426"/>
    <w:rsid w:val="008076AB"/>
    <w:rsid w:val="008078F2"/>
    <w:rsid w:val="00807BF7"/>
    <w:rsid w:val="00810951"/>
    <w:rsid w:val="0081115F"/>
    <w:rsid w:val="00811472"/>
    <w:rsid w:val="00811BB3"/>
    <w:rsid w:val="00812BE2"/>
    <w:rsid w:val="00813336"/>
    <w:rsid w:val="008136A8"/>
    <w:rsid w:val="0081382F"/>
    <w:rsid w:val="00813B83"/>
    <w:rsid w:val="008144DB"/>
    <w:rsid w:val="00814C3F"/>
    <w:rsid w:val="0081593B"/>
    <w:rsid w:val="00815A3E"/>
    <w:rsid w:val="00815C3C"/>
    <w:rsid w:val="00816080"/>
    <w:rsid w:val="0081784B"/>
    <w:rsid w:val="00817A14"/>
    <w:rsid w:val="00817AEB"/>
    <w:rsid w:val="00820479"/>
    <w:rsid w:val="008205DE"/>
    <w:rsid w:val="00820E41"/>
    <w:rsid w:val="00821239"/>
    <w:rsid w:val="00822201"/>
    <w:rsid w:val="008230BD"/>
    <w:rsid w:val="00824515"/>
    <w:rsid w:val="00825A49"/>
    <w:rsid w:val="0082636F"/>
    <w:rsid w:val="008265CC"/>
    <w:rsid w:val="00826A4D"/>
    <w:rsid w:val="00826CFE"/>
    <w:rsid w:val="00830FBA"/>
    <w:rsid w:val="0083140B"/>
    <w:rsid w:val="00832681"/>
    <w:rsid w:val="00832684"/>
    <w:rsid w:val="008326F3"/>
    <w:rsid w:val="00833553"/>
    <w:rsid w:val="008338CA"/>
    <w:rsid w:val="00833FA0"/>
    <w:rsid w:val="008348A6"/>
    <w:rsid w:val="00834D11"/>
    <w:rsid w:val="008355B9"/>
    <w:rsid w:val="00835F63"/>
    <w:rsid w:val="0083655F"/>
    <w:rsid w:val="00836A78"/>
    <w:rsid w:val="00836C87"/>
    <w:rsid w:val="008402A2"/>
    <w:rsid w:val="00840836"/>
    <w:rsid w:val="008413F9"/>
    <w:rsid w:val="008415D9"/>
    <w:rsid w:val="00842267"/>
    <w:rsid w:val="00844976"/>
    <w:rsid w:val="00845442"/>
    <w:rsid w:val="00845C26"/>
    <w:rsid w:val="00845EEA"/>
    <w:rsid w:val="008468B9"/>
    <w:rsid w:val="00846B29"/>
    <w:rsid w:val="00847D21"/>
    <w:rsid w:val="008501C0"/>
    <w:rsid w:val="00850627"/>
    <w:rsid w:val="008551BD"/>
    <w:rsid w:val="0085597F"/>
    <w:rsid w:val="0085712A"/>
    <w:rsid w:val="00857348"/>
    <w:rsid w:val="00857ADC"/>
    <w:rsid w:val="00857C0A"/>
    <w:rsid w:val="0086013F"/>
    <w:rsid w:val="00860E09"/>
    <w:rsid w:val="00861323"/>
    <w:rsid w:val="00861D9B"/>
    <w:rsid w:val="00862570"/>
    <w:rsid w:val="00863387"/>
    <w:rsid w:val="0086390C"/>
    <w:rsid w:val="00865A7E"/>
    <w:rsid w:val="00865C28"/>
    <w:rsid w:val="0086615D"/>
    <w:rsid w:val="00867077"/>
    <w:rsid w:val="00867443"/>
    <w:rsid w:val="00867B23"/>
    <w:rsid w:val="008701FD"/>
    <w:rsid w:val="00870482"/>
    <w:rsid w:val="00870D3C"/>
    <w:rsid w:val="008715AE"/>
    <w:rsid w:val="00871A9B"/>
    <w:rsid w:val="008722C1"/>
    <w:rsid w:val="00873BBE"/>
    <w:rsid w:val="00875491"/>
    <w:rsid w:val="008756A1"/>
    <w:rsid w:val="00877B97"/>
    <w:rsid w:val="0088044A"/>
    <w:rsid w:val="00880B8E"/>
    <w:rsid w:val="00882581"/>
    <w:rsid w:val="00884593"/>
    <w:rsid w:val="00884724"/>
    <w:rsid w:val="00884E15"/>
    <w:rsid w:val="00886BC4"/>
    <w:rsid w:val="00887253"/>
    <w:rsid w:val="00887FF3"/>
    <w:rsid w:val="00890C57"/>
    <w:rsid w:val="00890D98"/>
    <w:rsid w:val="00891DC9"/>
    <w:rsid w:val="008924E1"/>
    <w:rsid w:val="00893071"/>
    <w:rsid w:val="00893F78"/>
    <w:rsid w:val="00894251"/>
    <w:rsid w:val="008951B2"/>
    <w:rsid w:val="008953CE"/>
    <w:rsid w:val="00895B90"/>
    <w:rsid w:val="00895C70"/>
    <w:rsid w:val="008969AF"/>
    <w:rsid w:val="008978A2"/>
    <w:rsid w:val="008A0383"/>
    <w:rsid w:val="008A09E4"/>
    <w:rsid w:val="008A0C9D"/>
    <w:rsid w:val="008A1797"/>
    <w:rsid w:val="008A19EA"/>
    <w:rsid w:val="008A2061"/>
    <w:rsid w:val="008A2993"/>
    <w:rsid w:val="008A39EC"/>
    <w:rsid w:val="008A3BFA"/>
    <w:rsid w:val="008A4D25"/>
    <w:rsid w:val="008A5111"/>
    <w:rsid w:val="008A7095"/>
    <w:rsid w:val="008A7DD6"/>
    <w:rsid w:val="008B0EBA"/>
    <w:rsid w:val="008B1F98"/>
    <w:rsid w:val="008B20AD"/>
    <w:rsid w:val="008B2132"/>
    <w:rsid w:val="008B2133"/>
    <w:rsid w:val="008B234A"/>
    <w:rsid w:val="008B4371"/>
    <w:rsid w:val="008B4F75"/>
    <w:rsid w:val="008B5E99"/>
    <w:rsid w:val="008B6FE8"/>
    <w:rsid w:val="008B770D"/>
    <w:rsid w:val="008B7C10"/>
    <w:rsid w:val="008C085C"/>
    <w:rsid w:val="008C1D82"/>
    <w:rsid w:val="008C4576"/>
    <w:rsid w:val="008C66B2"/>
    <w:rsid w:val="008C734F"/>
    <w:rsid w:val="008C73B4"/>
    <w:rsid w:val="008C7602"/>
    <w:rsid w:val="008D0541"/>
    <w:rsid w:val="008D0B4A"/>
    <w:rsid w:val="008D1F5E"/>
    <w:rsid w:val="008D20E5"/>
    <w:rsid w:val="008D21A8"/>
    <w:rsid w:val="008D33C1"/>
    <w:rsid w:val="008D4E50"/>
    <w:rsid w:val="008D6A14"/>
    <w:rsid w:val="008D6ABC"/>
    <w:rsid w:val="008E032B"/>
    <w:rsid w:val="008E0B48"/>
    <w:rsid w:val="008E1B8A"/>
    <w:rsid w:val="008E1D50"/>
    <w:rsid w:val="008E1F43"/>
    <w:rsid w:val="008E2EEA"/>
    <w:rsid w:val="008E2FC0"/>
    <w:rsid w:val="008E32A6"/>
    <w:rsid w:val="008E5F0E"/>
    <w:rsid w:val="008E6592"/>
    <w:rsid w:val="008E6A78"/>
    <w:rsid w:val="008E6FDB"/>
    <w:rsid w:val="008E7C59"/>
    <w:rsid w:val="008E7E02"/>
    <w:rsid w:val="008F0796"/>
    <w:rsid w:val="008F0926"/>
    <w:rsid w:val="008F1703"/>
    <w:rsid w:val="008F2F0D"/>
    <w:rsid w:val="008F452C"/>
    <w:rsid w:val="008F5D27"/>
    <w:rsid w:val="008F75EB"/>
    <w:rsid w:val="008F7747"/>
    <w:rsid w:val="008F774E"/>
    <w:rsid w:val="00900015"/>
    <w:rsid w:val="00902692"/>
    <w:rsid w:val="00903174"/>
    <w:rsid w:val="00903400"/>
    <w:rsid w:val="00903FFA"/>
    <w:rsid w:val="009048D0"/>
    <w:rsid w:val="009054E7"/>
    <w:rsid w:val="00905CBF"/>
    <w:rsid w:val="00906047"/>
    <w:rsid w:val="009060B4"/>
    <w:rsid w:val="009061E9"/>
    <w:rsid w:val="009071F1"/>
    <w:rsid w:val="00907316"/>
    <w:rsid w:val="00910308"/>
    <w:rsid w:val="00910311"/>
    <w:rsid w:val="009106C3"/>
    <w:rsid w:val="00910A20"/>
    <w:rsid w:val="009110CE"/>
    <w:rsid w:val="00912B50"/>
    <w:rsid w:val="00914268"/>
    <w:rsid w:val="00915921"/>
    <w:rsid w:val="009167BC"/>
    <w:rsid w:val="00920303"/>
    <w:rsid w:val="00920C77"/>
    <w:rsid w:val="00920DB4"/>
    <w:rsid w:val="00921BB3"/>
    <w:rsid w:val="00921F35"/>
    <w:rsid w:val="00922CBD"/>
    <w:rsid w:val="00923378"/>
    <w:rsid w:val="009239DF"/>
    <w:rsid w:val="009249FB"/>
    <w:rsid w:val="00924E4F"/>
    <w:rsid w:val="00925A24"/>
    <w:rsid w:val="00926310"/>
    <w:rsid w:val="009274CF"/>
    <w:rsid w:val="0092766E"/>
    <w:rsid w:val="009336BF"/>
    <w:rsid w:val="00933FA0"/>
    <w:rsid w:val="00933FAC"/>
    <w:rsid w:val="009349AB"/>
    <w:rsid w:val="00934A62"/>
    <w:rsid w:val="00934F51"/>
    <w:rsid w:val="009350B2"/>
    <w:rsid w:val="009354FD"/>
    <w:rsid w:val="00935D41"/>
    <w:rsid w:val="009368C3"/>
    <w:rsid w:val="00936B15"/>
    <w:rsid w:val="00936B4D"/>
    <w:rsid w:val="00936C66"/>
    <w:rsid w:val="009371A1"/>
    <w:rsid w:val="00937A80"/>
    <w:rsid w:val="0094079A"/>
    <w:rsid w:val="00940B7A"/>
    <w:rsid w:val="00940CD6"/>
    <w:rsid w:val="00944736"/>
    <w:rsid w:val="009447A4"/>
    <w:rsid w:val="00950A0F"/>
    <w:rsid w:val="00950A43"/>
    <w:rsid w:val="00952C57"/>
    <w:rsid w:val="00953366"/>
    <w:rsid w:val="0095453A"/>
    <w:rsid w:val="00954D64"/>
    <w:rsid w:val="0095541F"/>
    <w:rsid w:val="009567A5"/>
    <w:rsid w:val="00956E9E"/>
    <w:rsid w:val="009601A4"/>
    <w:rsid w:val="00961107"/>
    <w:rsid w:val="00961168"/>
    <w:rsid w:val="009622F2"/>
    <w:rsid w:val="009634FC"/>
    <w:rsid w:val="00964517"/>
    <w:rsid w:val="00965393"/>
    <w:rsid w:val="00965589"/>
    <w:rsid w:val="00970436"/>
    <w:rsid w:val="00970906"/>
    <w:rsid w:val="00970E2F"/>
    <w:rsid w:val="00971696"/>
    <w:rsid w:val="00972950"/>
    <w:rsid w:val="00974589"/>
    <w:rsid w:val="00974A26"/>
    <w:rsid w:val="009755F8"/>
    <w:rsid w:val="00975683"/>
    <w:rsid w:val="00976F88"/>
    <w:rsid w:val="00980514"/>
    <w:rsid w:val="0098175F"/>
    <w:rsid w:val="00983C95"/>
    <w:rsid w:val="00984C7C"/>
    <w:rsid w:val="009853C4"/>
    <w:rsid w:val="009874D8"/>
    <w:rsid w:val="009875AA"/>
    <w:rsid w:val="00987C02"/>
    <w:rsid w:val="00990380"/>
    <w:rsid w:val="00991197"/>
    <w:rsid w:val="009929A8"/>
    <w:rsid w:val="00993376"/>
    <w:rsid w:val="0099429E"/>
    <w:rsid w:val="009A0E8F"/>
    <w:rsid w:val="009A0F40"/>
    <w:rsid w:val="009A28D4"/>
    <w:rsid w:val="009A3748"/>
    <w:rsid w:val="009A37F5"/>
    <w:rsid w:val="009A674E"/>
    <w:rsid w:val="009B02F6"/>
    <w:rsid w:val="009B0472"/>
    <w:rsid w:val="009B0FD2"/>
    <w:rsid w:val="009B1135"/>
    <w:rsid w:val="009B15E6"/>
    <w:rsid w:val="009B19C4"/>
    <w:rsid w:val="009B1FB8"/>
    <w:rsid w:val="009B405D"/>
    <w:rsid w:val="009B4AC8"/>
    <w:rsid w:val="009B596F"/>
    <w:rsid w:val="009B643A"/>
    <w:rsid w:val="009B68B0"/>
    <w:rsid w:val="009B7B4B"/>
    <w:rsid w:val="009C0071"/>
    <w:rsid w:val="009C0877"/>
    <w:rsid w:val="009C0B90"/>
    <w:rsid w:val="009C2766"/>
    <w:rsid w:val="009C2872"/>
    <w:rsid w:val="009C2CE0"/>
    <w:rsid w:val="009C354F"/>
    <w:rsid w:val="009C3C3D"/>
    <w:rsid w:val="009C578C"/>
    <w:rsid w:val="009C5EBA"/>
    <w:rsid w:val="009C71E5"/>
    <w:rsid w:val="009C7825"/>
    <w:rsid w:val="009D013E"/>
    <w:rsid w:val="009D0249"/>
    <w:rsid w:val="009D0950"/>
    <w:rsid w:val="009D1CF1"/>
    <w:rsid w:val="009D1E95"/>
    <w:rsid w:val="009D1EB1"/>
    <w:rsid w:val="009D20C5"/>
    <w:rsid w:val="009D2922"/>
    <w:rsid w:val="009D4F5D"/>
    <w:rsid w:val="009D678C"/>
    <w:rsid w:val="009D71CB"/>
    <w:rsid w:val="009D73F3"/>
    <w:rsid w:val="009E0FF0"/>
    <w:rsid w:val="009E1DB0"/>
    <w:rsid w:val="009E2566"/>
    <w:rsid w:val="009E3617"/>
    <w:rsid w:val="009E3B12"/>
    <w:rsid w:val="009E52A9"/>
    <w:rsid w:val="009F0B86"/>
    <w:rsid w:val="009F2AE5"/>
    <w:rsid w:val="009F3150"/>
    <w:rsid w:val="009F42B2"/>
    <w:rsid w:val="009F46E7"/>
    <w:rsid w:val="009F7355"/>
    <w:rsid w:val="00A01B99"/>
    <w:rsid w:val="00A05494"/>
    <w:rsid w:val="00A054B7"/>
    <w:rsid w:val="00A05E3E"/>
    <w:rsid w:val="00A0656E"/>
    <w:rsid w:val="00A065DD"/>
    <w:rsid w:val="00A10930"/>
    <w:rsid w:val="00A10B9F"/>
    <w:rsid w:val="00A112CA"/>
    <w:rsid w:val="00A11641"/>
    <w:rsid w:val="00A124CE"/>
    <w:rsid w:val="00A12ADE"/>
    <w:rsid w:val="00A13800"/>
    <w:rsid w:val="00A14290"/>
    <w:rsid w:val="00A14C39"/>
    <w:rsid w:val="00A1558D"/>
    <w:rsid w:val="00A161FB"/>
    <w:rsid w:val="00A2203C"/>
    <w:rsid w:val="00A22E2C"/>
    <w:rsid w:val="00A2363E"/>
    <w:rsid w:val="00A23818"/>
    <w:rsid w:val="00A239EB"/>
    <w:rsid w:val="00A248B4"/>
    <w:rsid w:val="00A24C6C"/>
    <w:rsid w:val="00A26E76"/>
    <w:rsid w:val="00A275F6"/>
    <w:rsid w:val="00A30561"/>
    <w:rsid w:val="00A32F4F"/>
    <w:rsid w:val="00A331C7"/>
    <w:rsid w:val="00A339C3"/>
    <w:rsid w:val="00A34549"/>
    <w:rsid w:val="00A34878"/>
    <w:rsid w:val="00A35F02"/>
    <w:rsid w:val="00A37A61"/>
    <w:rsid w:val="00A41900"/>
    <w:rsid w:val="00A42A2F"/>
    <w:rsid w:val="00A43F84"/>
    <w:rsid w:val="00A44CB3"/>
    <w:rsid w:val="00A4630F"/>
    <w:rsid w:val="00A46429"/>
    <w:rsid w:val="00A46A5A"/>
    <w:rsid w:val="00A46BAE"/>
    <w:rsid w:val="00A4702C"/>
    <w:rsid w:val="00A518D2"/>
    <w:rsid w:val="00A51BDF"/>
    <w:rsid w:val="00A52FB4"/>
    <w:rsid w:val="00A536C1"/>
    <w:rsid w:val="00A53ECB"/>
    <w:rsid w:val="00A54380"/>
    <w:rsid w:val="00A54E05"/>
    <w:rsid w:val="00A569A7"/>
    <w:rsid w:val="00A56E0B"/>
    <w:rsid w:val="00A578AD"/>
    <w:rsid w:val="00A60D80"/>
    <w:rsid w:val="00A6136D"/>
    <w:rsid w:val="00A61B53"/>
    <w:rsid w:val="00A62507"/>
    <w:rsid w:val="00A637D1"/>
    <w:rsid w:val="00A63DDC"/>
    <w:rsid w:val="00A647C3"/>
    <w:rsid w:val="00A652E8"/>
    <w:rsid w:val="00A656F8"/>
    <w:rsid w:val="00A65D53"/>
    <w:rsid w:val="00A66D0B"/>
    <w:rsid w:val="00A70249"/>
    <w:rsid w:val="00A7068F"/>
    <w:rsid w:val="00A71900"/>
    <w:rsid w:val="00A72FC4"/>
    <w:rsid w:val="00A73708"/>
    <w:rsid w:val="00A74D1A"/>
    <w:rsid w:val="00A74F45"/>
    <w:rsid w:val="00A74F92"/>
    <w:rsid w:val="00A76DD4"/>
    <w:rsid w:val="00A7725D"/>
    <w:rsid w:val="00A779DD"/>
    <w:rsid w:val="00A804B1"/>
    <w:rsid w:val="00A80AF2"/>
    <w:rsid w:val="00A8198B"/>
    <w:rsid w:val="00A82BE4"/>
    <w:rsid w:val="00A83F94"/>
    <w:rsid w:val="00A84FE3"/>
    <w:rsid w:val="00A873EB"/>
    <w:rsid w:val="00A877D5"/>
    <w:rsid w:val="00A87F39"/>
    <w:rsid w:val="00A9062A"/>
    <w:rsid w:val="00A90D9B"/>
    <w:rsid w:val="00A9168A"/>
    <w:rsid w:val="00A9372F"/>
    <w:rsid w:val="00A94187"/>
    <w:rsid w:val="00A944D9"/>
    <w:rsid w:val="00A95E51"/>
    <w:rsid w:val="00A9712C"/>
    <w:rsid w:val="00A9749F"/>
    <w:rsid w:val="00A97B3A"/>
    <w:rsid w:val="00AA0506"/>
    <w:rsid w:val="00AA4729"/>
    <w:rsid w:val="00AA4ADF"/>
    <w:rsid w:val="00AA623A"/>
    <w:rsid w:val="00AA6763"/>
    <w:rsid w:val="00AA69FB"/>
    <w:rsid w:val="00AB01B8"/>
    <w:rsid w:val="00AB0979"/>
    <w:rsid w:val="00AB0A69"/>
    <w:rsid w:val="00AB0B37"/>
    <w:rsid w:val="00AB0E5A"/>
    <w:rsid w:val="00AB0E83"/>
    <w:rsid w:val="00AB29DA"/>
    <w:rsid w:val="00AB2AF7"/>
    <w:rsid w:val="00AB2DB7"/>
    <w:rsid w:val="00AB3066"/>
    <w:rsid w:val="00AB4110"/>
    <w:rsid w:val="00AB4B86"/>
    <w:rsid w:val="00AB54E0"/>
    <w:rsid w:val="00AB63A4"/>
    <w:rsid w:val="00AC1C21"/>
    <w:rsid w:val="00AC21C3"/>
    <w:rsid w:val="00AC3120"/>
    <w:rsid w:val="00AC3613"/>
    <w:rsid w:val="00AC4533"/>
    <w:rsid w:val="00AC4975"/>
    <w:rsid w:val="00AC4E0E"/>
    <w:rsid w:val="00AC58F1"/>
    <w:rsid w:val="00AC6291"/>
    <w:rsid w:val="00AC763E"/>
    <w:rsid w:val="00AD0421"/>
    <w:rsid w:val="00AD0E4F"/>
    <w:rsid w:val="00AD17E5"/>
    <w:rsid w:val="00AD3150"/>
    <w:rsid w:val="00AD34C5"/>
    <w:rsid w:val="00AD5741"/>
    <w:rsid w:val="00AD5B3A"/>
    <w:rsid w:val="00AD6149"/>
    <w:rsid w:val="00AD641D"/>
    <w:rsid w:val="00AD6905"/>
    <w:rsid w:val="00AE0E91"/>
    <w:rsid w:val="00AE1A31"/>
    <w:rsid w:val="00AE1BEB"/>
    <w:rsid w:val="00AE1C91"/>
    <w:rsid w:val="00AE23BA"/>
    <w:rsid w:val="00AE2A40"/>
    <w:rsid w:val="00AE2A81"/>
    <w:rsid w:val="00AE34A2"/>
    <w:rsid w:val="00AE354D"/>
    <w:rsid w:val="00AE3D11"/>
    <w:rsid w:val="00AE4CA4"/>
    <w:rsid w:val="00AE5609"/>
    <w:rsid w:val="00AE6C9B"/>
    <w:rsid w:val="00AE7DC5"/>
    <w:rsid w:val="00AF01F0"/>
    <w:rsid w:val="00AF05FB"/>
    <w:rsid w:val="00AF0E43"/>
    <w:rsid w:val="00AF0F53"/>
    <w:rsid w:val="00AF2722"/>
    <w:rsid w:val="00AF2F72"/>
    <w:rsid w:val="00AF3710"/>
    <w:rsid w:val="00AF4417"/>
    <w:rsid w:val="00AF49FE"/>
    <w:rsid w:val="00AF519D"/>
    <w:rsid w:val="00AF7C0D"/>
    <w:rsid w:val="00B008C6"/>
    <w:rsid w:val="00B00DA9"/>
    <w:rsid w:val="00B00F94"/>
    <w:rsid w:val="00B013B2"/>
    <w:rsid w:val="00B02895"/>
    <w:rsid w:val="00B02C67"/>
    <w:rsid w:val="00B02FC4"/>
    <w:rsid w:val="00B0337C"/>
    <w:rsid w:val="00B03A1F"/>
    <w:rsid w:val="00B03D86"/>
    <w:rsid w:val="00B04E1B"/>
    <w:rsid w:val="00B05DA0"/>
    <w:rsid w:val="00B06D18"/>
    <w:rsid w:val="00B07666"/>
    <w:rsid w:val="00B11791"/>
    <w:rsid w:val="00B11C45"/>
    <w:rsid w:val="00B11D5D"/>
    <w:rsid w:val="00B13120"/>
    <w:rsid w:val="00B1487D"/>
    <w:rsid w:val="00B15452"/>
    <w:rsid w:val="00B16170"/>
    <w:rsid w:val="00B16759"/>
    <w:rsid w:val="00B17019"/>
    <w:rsid w:val="00B17774"/>
    <w:rsid w:val="00B17A96"/>
    <w:rsid w:val="00B213A9"/>
    <w:rsid w:val="00B21BB8"/>
    <w:rsid w:val="00B2241E"/>
    <w:rsid w:val="00B228A6"/>
    <w:rsid w:val="00B2294E"/>
    <w:rsid w:val="00B22C3D"/>
    <w:rsid w:val="00B22CEC"/>
    <w:rsid w:val="00B2338F"/>
    <w:rsid w:val="00B23A87"/>
    <w:rsid w:val="00B25FE0"/>
    <w:rsid w:val="00B260FF"/>
    <w:rsid w:val="00B26F4A"/>
    <w:rsid w:val="00B2748F"/>
    <w:rsid w:val="00B279DF"/>
    <w:rsid w:val="00B30A46"/>
    <w:rsid w:val="00B30C0B"/>
    <w:rsid w:val="00B31CE4"/>
    <w:rsid w:val="00B31D17"/>
    <w:rsid w:val="00B32D96"/>
    <w:rsid w:val="00B32EC9"/>
    <w:rsid w:val="00B32EEE"/>
    <w:rsid w:val="00B35084"/>
    <w:rsid w:val="00B3703B"/>
    <w:rsid w:val="00B37641"/>
    <w:rsid w:val="00B408AA"/>
    <w:rsid w:val="00B409C3"/>
    <w:rsid w:val="00B40A16"/>
    <w:rsid w:val="00B40A9B"/>
    <w:rsid w:val="00B41856"/>
    <w:rsid w:val="00B4185B"/>
    <w:rsid w:val="00B443A4"/>
    <w:rsid w:val="00B44B49"/>
    <w:rsid w:val="00B47734"/>
    <w:rsid w:val="00B47A08"/>
    <w:rsid w:val="00B50375"/>
    <w:rsid w:val="00B516DC"/>
    <w:rsid w:val="00B524DC"/>
    <w:rsid w:val="00B537BB"/>
    <w:rsid w:val="00B53DC0"/>
    <w:rsid w:val="00B54068"/>
    <w:rsid w:val="00B54070"/>
    <w:rsid w:val="00B5454A"/>
    <w:rsid w:val="00B54C3B"/>
    <w:rsid w:val="00B56914"/>
    <w:rsid w:val="00B56BE9"/>
    <w:rsid w:val="00B57491"/>
    <w:rsid w:val="00B57941"/>
    <w:rsid w:val="00B6030E"/>
    <w:rsid w:val="00B62E41"/>
    <w:rsid w:val="00B65A9E"/>
    <w:rsid w:val="00B66C69"/>
    <w:rsid w:val="00B673F4"/>
    <w:rsid w:val="00B7130D"/>
    <w:rsid w:val="00B7184B"/>
    <w:rsid w:val="00B72E6F"/>
    <w:rsid w:val="00B7309A"/>
    <w:rsid w:val="00B73260"/>
    <w:rsid w:val="00B73457"/>
    <w:rsid w:val="00B738F9"/>
    <w:rsid w:val="00B806AA"/>
    <w:rsid w:val="00B80D1B"/>
    <w:rsid w:val="00B81B00"/>
    <w:rsid w:val="00B81C10"/>
    <w:rsid w:val="00B821DE"/>
    <w:rsid w:val="00B82505"/>
    <w:rsid w:val="00B835E0"/>
    <w:rsid w:val="00B83BC7"/>
    <w:rsid w:val="00B84266"/>
    <w:rsid w:val="00B8433D"/>
    <w:rsid w:val="00B84641"/>
    <w:rsid w:val="00B84BDE"/>
    <w:rsid w:val="00B85655"/>
    <w:rsid w:val="00B856A6"/>
    <w:rsid w:val="00B861EF"/>
    <w:rsid w:val="00B864A6"/>
    <w:rsid w:val="00B8755A"/>
    <w:rsid w:val="00B902DE"/>
    <w:rsid w:val="00B923EB"/>
    <w:rsid w:val="00B92C6B"/>
    <w:rsid w:val="00B935D1"/>
    <w:rsid w:val="00B936D6"/>
    <w:rsid w:val="00B93789"/>
    <w:rsid w:val="00B940F5"/>
    <w:rsid w:val="00B96B57"/>
    <w:rsid w:val="00B978EB"/>
    <w:rsid w:val="00B9791E"/>
    <w:rsid w:val="00B97EFE"/>
    <w:rsid w:val="00BA0456"/>
    <w:rsid w:val="00BA0B73"/>
    <w:rsid w:val="00BA0CE2"/>
    <w:rsid w:val="00BA127D"/>
    <w:rsid w:val="00BA35BB"/>
    <w:rsid w:val="00BA4C71"/>
    <w:rsid w:val="00BA5EDE"/>
    <w:rsid w:val="00BA688C"/>
    <w:rsid w:val="00BA7E29"/>
    <w:rsid w:val="00BA7F89"/>
    <w:rsid w:val="00BB00AA"/>
    <w:rsid w:val="00BB1359"/>
    <w:rsid w:val="00BB18C6"/>
    <w:rsid w:val="00BB2435"/>
    <w:rsid w:val="00BB27F5"/>
    <w:rsid w:val="00BB29DF"/>
    <w:rsid w:val="00BB31C8"/>
    <w:rsid w:val="00BB3263"/>
    <w:rsid w:val="00BB4BA1"/>
    <w:rsid w:val="00BB5EC3"/>
    <w:rsid w:val="00BB6AA3"/>
    <w:rsid w:val="00BB6D52"/>
    <w:rsid w:val="00BC19FB"/>
    <w:rsid w:val="00BC1D3D"/>
    <w:rsid w:val="00BC2A26"/>
    <w:rsid w:val="00BC3778"/>
    <w:rsid w:val="00BC58D4"/>
    <w:rsid w:val="00BC64CB"/>
    <w:rsid w:val="00BC751C"/>
    <w:rsid w:val="00BD0DAC"/>
    <w:rsid w:val="00BD3350"/>
    <w:rsid w:val="00BD6324"/>
    <w:rsid w:val="00BD66B5"/>
    <w:rsid w:val="00BE0996"/>
    <w:rsid w:val="00BE1CB6"/>
    <w:rsid w:val="00BE35DF"/>
    <w:rsid w:val="00BE42D2"/>
    <w:rsid w:val="00BE5616"/>
    <w:rsid w:val="00BE740C"/>
    <w:rsid w:val="00BE7D21"/>
    <w:rsid w:val="00BF0977"/>
    <w:rsid w:val="00BF0DC3"/>
    <w:rsid w:val="00BF18C3"/>
    <w:rsid w:val="00BF1C9D"/>
    <w:rsid w:val="00BF20C3"/>
    <w:rsid w:val="00BF2392"/>
    <w:rsid w:val="00BF2C72"/>
    <w:rsid w:val="00BF3843"/>
    <w:rsid w:val="00BF3E49"/>
    <w:rsid w:val="00BF525B"/>
    <w:rsid w:val="00BF531D"/>
    <w:rsid w:val="00BF779E"/>
    <w:rsid w:val="00BF7BFB"/>
    <w:rsid w:val="00C003A8"/>
    <w:rsid w:val="00C00C79"/>
    <w:rsid w:val="00C01BF3"/>
    <w:rsid w:val="00C01D9C"/>
    <w:rsid w:val="00C02886"/>
    <w:rsid w:val="00C04B88"/>
    <w:rsid w:val="00C06218"/>
    <w:rsid w:val="00C07129"/>
    <w:rsid w:val="00C07A20"/>
    <w:rsid w:val="00C07C1C"/>
    <w:rsid w:val="00C07F95"/>
    <w:rsid w:val="00C10096"/>
    <w:rsid w:val="00C10C8C"/>
    <w:rsid w:val="00C11358"/>
    <w:rsid w:val="00C11DB0"/>
    <w:rsid w:val="00C151AC"/>
    <w:rsid w:val="00C166D2"/>
    <w:rsid w:val="00C17456"/>
    <w:rsid w:val="00C177A4"/>
    <w:rsid w:val="00C17958"/>
    <w:rsid w:val="00C20629"/>
    <w:rsid w:val="00C206C9"/>
    <w:rsid w:val="00C207DC"/>
    <w:rsid w:val="00C209CE"/>
    <w:rsid w:val="00C22842"/>
    <w:rsid w:val="00C22D92"/>
    <w:rsid w:val="00C23C6F"/>
    <w:rsid w:val="00C23C84"/>
    <w:rsid w:val="00C25760"/>
    <w:rsid w:val="00C26767"/>
    <w:rsid w:val="00C27B1C"/>
    <w:rsid w:val="00C31C46"/>
    <w:rsid w:val="00C33698"/>
    <w:rsid w:val="00C339F5"/>
    <w:rsid w:val="00C33DC1"/>
    <w:rsid w:val="00C375F2"/>
    <w:rsid w:val="00C37F41"/>
    <w:rsid w:val="00C4077B"/>
    <w:rsid w:val="00C409D7"/>
    <w:rsid w:val="00C41CE0"/>
    <w:rsid w:val="00C420C3"/>
    <w:rsid w:val="00C43CD1"/>
    <w:rsid w:val="00C44C3A"/>
    <w:rsid w:val="00C45D6B"/>
    <w:rsid w:val="00C462F8"/>
    <w:rsid w:val="00C46360"/>
    <w:rsid w:val="00C46566"/>
    <w:rsid w:val="00C466C4"/>
    <w:rsid w:val="00C503F2"/>
    <w:rsid w:val="00C50A2F"/>
    <w:rsid w:val="00C50D34"/>
    <w:rsid w:val="00C50F18"/>
    <w:rsid w:val="00C51B37"/>
    <w:rsid w:val="00C51C79"/>
    <w:rsid w:val="00C526DA"/>
    <w:rsid w:val="00C55248"/>
    <w:rsid w:val="00C553B7"/>
    <w:rsid w:val="00C55BD0"/>
    <w:rsid w:val="00C57538"/>
    <w:rsid w:val="00C6102B"/>
    <w:rsid w:val="00C619C4"/>
    <w:rsid w:val="00C61CA5"/>
    <w:rsid w:val="00C6206C"/>
    <w:rsid w:val="00C62DA6"/>
    <w:rsid w:val="00C631DC"/>
    <w:rsid w:val="00C63B0C"/>
    <w:rsid w:val="00C63DCB"/>
    <w:rsid w:val="00C64997"/>
    <w:rsid w:val="00C64AA3"/>
    <w:rsid w:val="00C64E1B"/>
    <w:rsid w:val="00C64EE1"/>
    <w:rsid w:val="00C6611F"/>
    <w:rsid w:val="00C66F9F"/>
    <w:rsid w:val="00C7051E"/>
    <w:rsid w:val="00C70CB5"/>
    <w:rsid w:val="00C70CBF"/>
    <w:rsid w:val="00C71EC6"/>
    <w:rsid w:val="00C730A4"/>
    <w:rsid w:val="00C737D5"/>
    <w:rsid w:val="00C73BEC"/>
    <w:rsid w:val="00C7431C"/>
    <w:rsid w:val="00C747CC"/>
    <w:rsid w:val="00C74C09"/>
    <w:rsid w:val="00C74D9C"/>
    <w:rsid w:val="00C74DC0"/>
    <w:rsid w:val="00C75A0A"/>
    <w:rsid w:val="00C76622"/>
    <w:rsid w:val="00C77D3E"/>
    <w:rsid w:val="00C77F44"/>
    <w:rsid w:val="00C80664"/>
    <w:rsid w:val="00C80BE2"/>
    <w:rsid w:val="00C8186E"/>
    <w:rsid w:val="00C82D21"/>
    <w:rsid w:val="00C83A18"/>
    <w:rsid w:val="00C83C74"/>
    <w:rsid w:val="00C83E31"/>
    <w:rsid w:val="00C84084"/>
    <w:rsid w:val="00C8424D"/>
    <w:rsid w:val="00C84F25"/>
    <w:rsid w:val="00C8503D"/>
    <w:rsid w:val="00C85AD5"/>
    <w:rsid w:val="00C86FDC"/>
    <w:rsid w:val="00C87BD7"/>
    <w:rsid w:val="00C90504"/>
    <w:rsid w:val="00C9152E"/>
    <w:rsid w:val="00C91AB5"/>
    <w:rsid w:val="00C91D81"/>
    <w:rsid w:val="00C92AF7"/>
    <w:rsid w:val="00C943F1"/>
    <w:rsid w:val="00C96B85"/>
    <w:rsid w:val="00C97E9F"/>
    <w:rsid w:val="00CA01E1"/>
    <w:rsid w:val="00CA275A"/>
    <w:rsid w:val="00CA33E4"/>
    <w:rsid w:val="00CA4864"/>
    <w:rsid w:val="00CA6465"/>
    <w:rsid w:val="00CA7C49"/>
    <w:rsid w:val="00CA7EEB"/>
    <w:rsid w:val="00CB0C20"/>
    <w:rsid w:val="00CB0F31"/>
    <w:rsid w:val="00CB1481"/>
    <w:rsid w:val="00CB22D5"/>
    <w:rsid w:val="00CB34F2"/>
    <w:rsid w:val="00CB40D1"/>
    <w:rsid w:val="00CB50EA"/>
    <w:rsid w:val="00CB5FAF"/>
    <w:rsid w:val="00CB6A33"/>
    <w:rsid w:val="00CC071D"/>
    <w:rsid w:val="00CC1775"/>
    <w:rsid w:val="00CC1E63"/>
    <w:rsid w:val="00CC2012"/>
    <w:rsid w:val="00CC25FF"/>
    <w:rsid w:val="00CC4096"/>
    <w:rsid w:val="00CC7701"/>
    <w:rsid w:val="00CC7B4B"/>
    <w:rsid w:val="00CD0D51"/>
    <w:rsid w:val="00CD2C86"/>
    <w:rsid w:val="00CD3204"/>
    <w:rsid w:val="00CD374B"/>
    <w:rsid w:val="00CD3761"/>
    <w:rsid w:val="00CD78CF"/>
    <w:rsid w:val="00CD7CF1"/>
    <w:rsid w:val="00CE0383"/>
    <w:rsid w:val="00CE073F"/>
    <w:rsid w:val="00CE0D7B"/>
    <w:rsid w:val="00CE156D"/>
    <w:rsid w:val="00CE1B4A"/>
    <w:rsid w:val="00CE2A3A"/>
    <w:rsid w:val="00CE3B2C"/>
    <w:rsid w:val="00CE3C1B"/>
    <w:rsid w:val="00CE4976"/>
    <w:rsid w:val="00CE589E"/>
    <w:rsid w:val="00CE78DE"/>
    <w:rsid w:val="00CE7E67"/>
    <w:rsid w:val="00CF0557"/>
    <w:rsid w:val="00CF1475"/>
    <w:rsid w:val="00CF15AB"/>
    <w:rsid w:val="00CF16C9"/>
    <w:rsid w:val="00CF17C9"/>
    <w:rsid w:val="00CF31A2"/>
    <w:rsid w:val="00CF4548"/>
    <w:rsid w:val="00CF5E37"/>
    <w:rsid w:val="00CF6AC3"/>
    <w:rsid w:val="00CF70EB"/>
    <w:rsid w:val="00CF797D"/>
    <w:rsid w:val="00D014F3"/>
    <w:rsid w:val="00D01A4D"/>
    <w:rsid w:val="00D02417"/>
    <w:rsid w:val="00D02494"/>
    <w:rsid w:val="00D03C4B"/>
    <w:rsid w:val="00D05862"/>
    <w:rsid w:val="00D06B58"/>
    <w:rsid w:val="00D10394"/>
    <w:rsid w:val="00D10BCA"/>
    <w:rsid w:val="00D11714"/>
    <w:rsid w:val="00D1188C"/>
    <w:rsid w:val="00D11B11"/>
    <w:rsid w:val="00D131F9"/>
    <w:rsid w:val="00D13EE5"/>
    <w:rsid w:val="00D154CC"/>
    <w:rsid w:val="00D15A44"/>
    <w:rsid w:val="00D15BBA"/>
    <w:rsid w:val="00D2158C"/>
    <w:rsid w:val="00D2239F"/>
    <w:rsid w:val="00D22A23"/>
    <w:rsid w:val="00D22E15"/>
    <w:rsid w:val="00D239CD"/>
    <w:rsid w:val="00D239DE"/>
    <w:rsid w:val="00D245CC"/>
    <w:rsid w:val="00D24CD5"/>
    <w:rsid w:val="00D30F3E"/>
    <w:rsid w:val="00D31F81"/>
    <w:rsid w:val="00D35286"/>
    <w:rsid w:val="00D35833"/>
    <w:rsid w:val="00D36A0C"/>
    <w:rsid w:val="00D36BA9"/>
    <w:rsid w:val="00D36EDC"/>
    <w:rsid w:val="00D37D0C"/>
    <w:rsid w:val="00D406B2"/>
    <w:rsid w:val="00D4147E"/>
    <w:rsid w:val="00D421A3"/>
    <w:rsid w:val="00D427F3"/>
    <w:rsid w:val="00D43107"/>
    <w:rsid w:val="00D4495C"/>
    <w:rsid w:val="00D47191"/>
    <w:rsid w:val="00D4728A"/>
    <w:rsid w:val="00D47ABF"/>
    <w:rsid w:val="00D50D2D"/>
    <w:rsid w:val="00D51B5B"/>
    <w:rsid w:val="00D52C5F"/>
    <w:rsid w:val="00D532B5"/>
    <w:rsid w:val="00D532CB"/>
    <w:rsid w:val="00D53DBA"/>
    <w:rsid w:val="00D55055"/>
    <w:rsid w:val="00D55EED"/>
    <w:rsid w:val="00D5647F"/>
    <w:rsid w:val="00D567D4"/>
    <w:rsid w:val="00D57D3C"/>
    <w:rsid w:val="00D6027E"/>
    <w:rsid w:val="00D60D7A"/>
    <w:rsid w:val="00D615FE"/>
    <w:rsid w:val="00D616B6"/>
    <w:rsid w:val="00D620EE"/>
    <w:rsid w:val="00D623D5"/>
    <w:rsid w:val="00D63C32"/>
    <w:rsid w:val="00D649C1"/>
    <w:rsid w:val="00D6514F"/>
    <w:rsid w:val="00D66072"/>
    <w:rsid w:val="00D670FC"/>
    <w:rsid w:val="00D67C21"/>
    <w:rsid w:val="00D67D85"/>
    <w:rsid w:val="00D70469"/>
    <w:rsid w:val="00D71295"/>
    <w:rsid w:val="00D71F6B"/>
    <w:rsid w:val="00D72223"/>
    <w:rsid w:val="00D72E34"/>
    <w:rsid w:val="00D73F01"/>
    <w:rsid w:val="00D74EA2"/>
    <w:rsid w:val="00D75754"/>
    <w:rsid w:val="00D75AC3"/>
    <w:rsid w:val="00D76D70"/>
    <w:rsid w:val="00D80349"/>
    <w:rsid w:val="00D83275"/>
    <w:rsid w:val="00D854C3"/>
    <w:rsid w:val="00D856D3"/>
    <w:rsid w:val="00D85E8E"/>
    <w:rsid w:val="00D86626"/>
    <w:rsid w:val="00D912D2"/>
    <w:rsid w:val="00D9188C"/>
    <w:rsid w:val="00D91B5B"/>
    <w:rsid w:val="00D94AA5"/>
    <w:rsid w:val="00D94E36"/>
    <w:rsid w:val="00D95047"/>
    <w:rsid w:val="00D95A37"/>
    <w:rsid w:val="00D9661A"/>
    <w:rsid w:val="00DA0049"/>
    <w:rsid w:val="00DA0A06"/>
    <w:rsid w:val="00DA110B"/>
    <w:rsid w:val="00DA15A8"/>
    <w:rsid w:val="00DA165B"/>
    <w:rsid w:val="00DA1CF7"/>
    <w:rsid w:val="00DA3149"/>
    <w:rsid w:val="00DA3CFD"/>
    <w:rsid w:val="00DA3DE8"/>
    <w:rsid w:val="00DA492C"/>
    <w:rsid w:val="00DA4F3A"/>
    <w:rsid w:val="00DA545B"/>
    <w:rsid w:val="00DA63FC"/>
    <w:rsid w:val="00DB0674"/>
    <w:rsid w:val="00DB15E4"/>
    <w:rsid w:val="00DB16B5"/>
    <w:rsid w:val="00DB1BF9"/>
    <w:rsid w:val="00DB2446"/>
    <w:rsid w:val="00DB3647"/>
    <w:rsid w:val="00DB4409"/>
    <w:rsid w:val="00DB46BA"/>
    <w:rsid w:val="00DB57B1"/>
    <w:rsid w:val="00DB5A7F"/>
    <w:rsid w:val="00DB5AC0"/>
    <w:rsid w:val="00DB69D4"/>
    <w:rsid w:val="00DB71A3"/>
    <w:rsid w:val="00DC068B"/>
    <w:rsid w:val="00DC1105"/>
    <w:rsid w:val="00DC1352"/>
    <w:rsid w:val="00DC2F01"/>
    <w:rsid w:val="00DC32B8"/>
    <w:rsid w:val="00DC336D"/>
    <w:rsid w:val="00DC36AE"/>
    <w:rsid w:val="00DC3708"/>
    <w:rsid w:val="00DC3C67"/>
    <w:rsid w:val="00DC42E3"/>
    <w:rsid w:val="00DC6974"/>
    <w:rsid w:val="00DC70BE"/>
    <w:rsid w:val="00DD0973"/>
    <w:rsid w:val="00DD0C20"/>
    <w:rsid w:val="00DD22BD"/>
    <w:rsid w:val="00DD3CA4"/>
    <w:rsid w:val="00DD4D25"/>
    <w:rsid w:val="00DD5FD1"/>
    <w:rsid w:val="00DD6B79"/>
    <w:rsid w:val="00DD6DD3"/>
    <w:rsid w:val="00DE0C17"/>
    <w:rsid w:val="00DE1EDA"/>
    <w:rsid w:val="00DE20AF"/>
    <w:rsid w:val="00DE3142"/>
    <w:rsid w:val="00DE32EF"/>
    <w:rsid w:val="00DE5DD6"/>
    <w:rsid w:val="00DE633F"/>
    <w:rsid w:val="00DE6799"/>
    <w:rsid w:val="00DE7919"/>
    <w:rsid w:val="00DF0BAE"/>
    <w:rsid w:val="00DF0EE8"/>
    <w:rsid w:val="00DF1877"/>
    <w:rsid w:val="00DF236C"/>
    <w:rsid w:val="00DF38F7"/>
    <w:rsid w:val="00DF47FE"/>
    <w:rsid w:val="00DF4F8F"/>
    <w:rsid w:val="00DF5CD0"/>
    <w:rsid w:val="00DF7B2B"/>
    <w:rsid w:val="00DF7D84"/>
    <w:rsid w:val="00DF7E03"/>
    <w:rsid w:val="00E0009B"/>
    <w:rsid w:val="00E003B2"/>
    <w:rsid w:val="00E005FB"/>
    <w:rsid w:val="00E03E66"/>
    <w:rsid w:val="00E06024"/>
    <w:rsid w:val="00E069A0"/>
    <w:rsid w:val="00E06E67"/>
    <w:rsid w:val="00E075C3"/>
    <w:rsid w:val="00E10809"/>
    <w:rsid w:val="00E11679"/>
    <w:rsid w:val="00E11934"/>
    <w:rsid w:val="00E136F5"/>
    <w:rsid w:val="00E14AD4"/>
    <w:rsid w:val="00E163FA"/>
    <w:rsid w:val="00E17157"/>
    <w:rsid w:val="00E20511"/>
    <w:rsid w:val="00E207AC"/>
    <w:rsid w:val="00E21199"/>
    <w:rsid w:val="00E24CAF"/>
    <w:rsid w:val="00E265FD"/>
    <w:rsid w:val="00E26751"/>
    <w:rsid w:val="00E26E55"/>
    <w:rsid w:val="00E27205"/>
    <w:rsid w:val="00E3032A"/>
    <w:rsid w:val="00E30944"/>
    <w:rsid w:val="00E30C20"/>
    <w:rsid w:val="00E31277"/>
    <w:rsid w:val="00E314B9"/>
    <w:rsid w:val="00E31525"/>
    <w:rsid w:val="00E317AA"/>
    <w:rsid w:val="00E33F9F"/>
    <w:rsid w:val="00E35086"/>
    <w:rsid w:val="00E354E6"/>
    <w:rsid w:val="00E36DE9"/>
    <w:rsid w:val="00E37E25"/>
    <w:rsid w:val="00E4033C"/>
    <w:rsid w:val="00E41CE1"/>
    <w:rsid w:val="00E43DDD"/>
    <w:rsid w:val="00E45AAA"/>
    <w:rsid w:val="00E45ECC"/>
    <w:rsid w:val="00E4649D"/>
    <w:rsid w:val="00E47616"/>
    <w:rsid w:val="00E51024"/>
    <w:rsid w:val="00E51C9D"/>
    <w:rsid w:val="00E53758"/>
    <w:rsid w:val="00E55EA1"/>
    <w:rsid w:val="00E5657C"/>
    <w:rsid w:val="00E5754D"/>
    <w:rsid w:val="00E60579"/>
    <w:rsid w:val="00E609EA"/>
    <w:rsid w:val="00E610BD"/>
    <w:rsid w:val="00E62CD4"/>
    <w:rsid w:val="00E630B1"/>
    <w:rsid w:val="00E65268"/>
    <w:rsid w:val="00E67E93"/>
    <w:rsid w:val="00E7225F"/>
    <w:rsid w:val="00E72553"/>
    <w:rsid w:val="00E73068"/>
    <w:rsid w:val="00E73A33"/>
    <w:rsid w:val="00E740ED"/>
    <w:rsid w:val="00E74C40"/>
    <w:rsid w:val="00E757D8"/>
    <w:rsid w:val="00E76124"/>
    <w:rsid w:val="00E77122"/>
    <w:rsid w:val="00E77BC6"/>
    <w:rsid w:val="00E81173"/>
    <w:rsid w:val="00E82296"/>
    <w:rsid w:val="00E82E3F"/>
    <w:rsid w:val="00E83084"/>
    <w:rsid w:val="00E83F00"/>
    <w:rsid w:val="00E8533E"/>
    <w:rsid w:val="00E85C4A"/>
    <w:rsid w:val="00E85C6A"/>
    <w:rsid w:val="00E8623E"/>
    <w:rsid w:val="00E86E85"/>
    <w:rsid w:val="00E871AC"/>
    <w:rsid w:val="00E91855"/>
    <w:rsid w:val="00E91B52"/>
    <w:rsid w:val="00E91DF6"/>
    <w:rsid w:val="00E921DF"/>
    <w:rsid w:val="00E937F2"/>
    <w:rsid w:val="00E93E8E"/>
    <w:rsid w:val="00E94C00"/>
    <w:rsid w:val="00E9568E"/>
    <w:rsid w:val="00E97338"/>
    <w:rsid w:val="00E97D85"/>
    <w:rsid w:val="00EA1630"/>
    <w:rsid w:val="00EA1C44"/>
    <w:rsid w:val="00EA2204"/>
    <w:rsid w:val="00EA254B"/>
    <w:rsid w:val="00EA25A0"/>
    <w:rsid w:val="00EA3498"/>
    <w:rsid w:val="00EA37DC"/>
    <w:rsid w:val="00EA5889"/>
    <w:rsid w:val="00EB04D5"/>
    <w:rsid w:val="00EB0ADA"/>
    <w:rsid w:val="00EB14A5"/>
    <w:rsid w:val="00EB4B6F"/>
    <w:rsid w:val="00EB5648"/>
    <w:rsid w:val="00EC05D2"/>
    <w:rsid w:val="00EC0FB7"/>
    <w:rsid w:val="00EC15A1"/>
    <w:rsid w:val="00EC1D9D"/>
    <w:rsid w:val="00EC38FE"/>
    <w:rsid w:val="00EC4BDB"/>
    <w:rsid w:val="00EC50C1"/>
    <w:rsid w:val="00EC50E1"/>
    <w:rsid w:val="00EC6FE3"/>
    <w:rsid w:val="00ED00EB"/>
    <w:rsid w:val="00ED0BC0"/>
    <w:rsid w:val="00ED1AB7"/>
    <w:rsid w:val="00ED1CBA"/>
    <w:rsid w:val="00ED2415"/>
    <w:rsid w:val="00ED29F8"/>
    <w:rsid w:val="00ED2B4A"/>
    <w:rsid w:val="00ED53A4"/>
    <w:rsid w:val="00ED7560"/>
    <w:rsid w:val="00ED777B"/>
    <w:rsid w:val="00ED7B7C"/>
    <w:rsid w:val="00ED7D5C"/>
    <w:rsid w:val="00EE1A80"/>
    <w:rsid w:val="00EE22F4"/>
    <w:rsid w:val="00EE2678"/>
    <w:rsid w:val="00EE2F5F"/>
    <w:rsid w:val="00EE31CC"/>
    <w:rsid w:val="00EE610F"/>
    <w:rsid w:val="00EE64FC"/>
    <w:rsid w:val="00EE7C7B"/>
    <w:rsid w:val="00EF2722"/>
    <w:rsid w:val="00EF4963"/>
    <w:rsid w:val="00EF5CDE"/>
    <w:rsid w:val="00EF647D"/>
    <w:rsid w:val="00EF6A59"/>
    <w:rsid w:val="00EF7881"/>
    <w:rsid w:val="00EF7AA2"/>
    <w:rsid w:val="00EF7B63"/>
    <w:rsid w:val="00F008CE"/>
    <w:rsid w:val="00F01149"/>
    <w:rsid w:val="00F01305"/>
    <w:rsid w:val="00F01728"/>
    <w:rsid w:val="00F01CCA"/>
    <w:rsid w:val="00F02EBB"/>
    <w:rsid w:val="00F0360B"/>
    <w:rsid w:val="00F03EB9"/>
    <w:rsid w:val="00F041B1"/>
    <w:rsid w:val="00F043F9"/>
    <w:rsid w:val="00F05987"/>
    <w:rsid w:val="00F05EC8"/>
    <w:rsid w:val="00F06396"/>
    <w:rsid w:val="00F06434"/>
    <w:rsid w:val="00F06B6F"/>
    <w:rsid w:val="00F076B8"/>
    <w:rsid w:val="00F07807"/>
    <w:rsid w:val="00F07B56"/>
    <w:rsid w:val="00F1040D"/>
    <w:rsid w:val="00F1085A"/>
    <w:rsid w:val="00F14BCC"/>
    <w:rsid w:val="00F15671"/>
    <w:rsid w:val="00F200FE"/>
    <w:rsid w:val="00F20E73"/>
    <w:rsid w:val="00F23218"/>
    <w:rsid w:val="00F24A91"/>
    <w:rsid w:val="00F24AB3"/>
    <w:rsid w:val="00F24CE8"/>
    <w:rsid w:val="00F30089"/>
    <w:rsid w:val="00F31D56"/>
    <w:rsid w:val="00F31F0C"/>
    <w:rsid w:val="00F32AE9"/>
    <w:rsid w:val="00F32FC1"/>
    <w:rsid w:val="00F33918"/>
    <w:rsid w:val="00F33E54"/>
    <w:rsid w:val="00F34995"/>
    <w:rsid w:val="00F35443"/>
    <w:rsid w:val="00F42274"/>
    <w:rsid w:val="00F42FBF"/>
    <w:rsid w:val="00F43648"/>
    <w:rsid w:val="00F43E5C"/>
    <w:rsid w:val="00F4404D"/>
    <w:rsid w:val="00F4411F"/>
    <w:rsid w:val="00F44A5A"/>
    <w:rsid w:val="00F44B0F"/>
    <w:rsid w:val="00F44FA8"/>
    <w:rsid w:val="00F45718"/>
    <w:rsid w:val="00F459BB"/>
    <w:rsid w:val="00F4610A"/>
    <w:rsid w:val="00F46FEF"/>
    <w:rsid w:val="00F478DC"/>
    <w:rsid w:val="00F5084F"/>
    <w:rsid w:val="00F543FE"/>
    <w:rsid w:val="00F54569"/>
    <w:rsid w:val="00F54895"/>
    <w:rsid w:val="00F563F7"/>
    <w:rsid w:val="00F574C9"/>
    <w:rsid w:val="00F5783B"/>
    <w:rsid w:val="00F5783E"/>
    <w:rsid w:val="00F57C03"/>
    <w:rsid w:val="00F6419B"/>
    <w:rsid w:val="00F64F57"/>
    <w:rsid w:val="00F659B1"/>
    <w:rsid w:val="00F66A54"/>
    <w:rsid w:val="00F7054E"/>
    <w:rsid w:val="00F705F6"/>
    <w:rsid w:val="00F706C4"/>
    <w:rsid w:val="00F70BA9"/>
    <w:rsid w:val="00F710D3"/>
    <w:rsid w:val="00F71638"/>
    <w:rsid w:val="00F71A7C"/>
    <w:rsid w:val="00F739C7"/>
    <w:rsid w:val="00F73C7A"/>
    <w:rsid w:val="00F74470"/>
    <w:rsid w:val="00F74548"/>
    <w:rsid w:val="00F746D2"/>
    <w:rsid w:val="00F7647A"/>
    <w:rsid w:val="00F76B9A"/>
    <w:rsid w:val="00F770DC"/>
    <w:rsid w:val="00F770E0"/>
    <w:rsid w:val="00F806F7"/>
    <w:rsid w:val="00F81D88"/>
    <w:rsid w:val="00F8219C"/>
    <w:rsid w:val="00F8227C"/>
    <w:rsid w:val="00F82495"/>
    <w:rsid w:val="00F827F7"/>
    <w:rsid w:val="00F8503C"/>
    <w:rsid w:val="00F853AA"/>
    <w:rsid w:val="00F85565"/>
    <w:rsid w:val="00F87873"/>
    <w:rsid w:val="00F87B1B"/>
    <w:rsid w:val="00F90937"/>
    <w:rsid w:val="00F90E98"/>
    <w:rsid w:val="00F910E5"/>
    <w:rsid w:val="00F921C7"/>
    <w:rsid w:val="00F934D4"/>
    <w:rsid w:val="00F94BA7"/>
    <w:rsid w:val="00F95AA1"/>
    <w:rsid w:val="00F96E73"/>
    <w:rsid w:val="00F97597"/>
    <w:rsid w:val="00FA0303"/>
    <w:rsid w:val="00FA1044"/>
    <w:rsid w:val="00FA10F1"/>
    <w:rsid w:val="00FA27E2"/>
    <w:rsid w:val="00FA29A0"/>
    <w:rsid w:val="00FA2AD0"/>
    <w:rsid w:val="00FA2EE1"/>
    <w:rsid w:val="00FA52D4"/>
    <w:rsid w:val="00FA5371"/>
    <w:rsid w:val="00FA57FF"/>
    <w:rsid w:val="00FA5F74"/>
    <w:rsid w:val="00FA6136"/>
    <w:rsid w:val="00FA66D8"/>
    <w:rsid w:val="00FB0031"/>
    <w:rsid w:val="00FB07B9"/>
    <w:rsid w:val="00FB0A2F"/>
    <w:rsid w:val="00FB0C42"/>
    <w:rsid w:val="00FB2FD1"/>
    <w:rsid w:val="00FB51BC"/>
    <w:rsid w:val="00FB5CC2"/>
    <w:rsid w:val="00FB7159"/>
    <w:rsid w:val="00FC023B"/>
    <w:rsid w:val="00FC2207"/>
    <w:rsid w:val="00FC2AD5"/>
    <w:rsid w:val="00FC2D68"/>
    <w:rsid w:val="00FC3F14"/>
    <w:rsid w:val="00FC41AE"/>
    <w:rsid w:val="00FC4D45"/>
    <w:rsid w:val="00FC5041"/>
    <w:rsid w:val="00FC6479"/>
    <w:rsid w:val="00FD0AA4"/>
    <w:rsid w:val="00FD0C94"/>
    <w:rsid w:val="00FD1DD0"/>
    <w:rsid w:val="00FD1E76"/>
    <w:rsid w:val="00FD1EF2"/>
    <w:rsid w:val="00FD2A1D"/>
    <w:rsid w:val="00FD2C6F"/>
    <w:rsid w:val="00FD3490"/>
    <w:rsid w:val="00FD3520"/>
    <w:rsid w:val="00FD35C0"/>
    <w:rsid w:val="00FD362B"/>
    <w:rsid w:val="00FD43D5"/>
    <w:rsid w:val="00FD4FD2"/>
    <w:rsid w:val="00FD5306"/>
    <w:rsid w:val="00FD5CBD"/>
    <w:rsid w:val="00FD5FEA"/>
    <w:rsid w:val="00FD725D"/>
    <w:rsid w:val="00FE0424"/>
    <w:rsid w:val="00FE3146"/>
    <w:rsid w:val="00FE3946"/>
    <w:rsid w:val="00FE79BD"/>
    <w:rsid w:val="00FE79D4"/>
    <w:rsid w:val="00FF00BC"/>
    <w:rsid w:val="00FF0278"/>
    <w:rsid w:val="00FF0D91"/>
    <w:rsid w:val="00FF0FA1"/>
    <w:rsid w:val="00FF42D5"/>
    <w:rsid w:val="00FF44C2"/>
    <w:rsid w:val="00FF4D2F"/>
    <w:rsid w:val="00FF4E10"/>
    <w:rsid w:val="00FF6B7A"/>
    <w:rsid w:val="00FF742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C71005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B00F94"/>
    <w:pPr>
      <w:spacing w:after="0"/>
    </w:pPr>
    <w:rPr>
      <w:rFonts w:ascii="Times New Roman" w:eastAsia="Times New Roman" w:hAnsi="Times New Roman" w:cs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55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172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7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54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01305"/>
    <w:rPr>
      <w:rFonts w:ascii="Bell MT" w:hAnsi="Bell MT"/>
      <w:color w:val="365F91" w:themeColor="accent1" w:themeShade="BF"/>
      <w:u w:val="none"/>
    </w:rPr>
  </w:style>
  <w:style w:type="paragraph" w:styleId="ListParagraph">
    <w:name w:val="List Paragraph"/>
    <w:basedOn w:val="Normal"/>
    <w:uiPriority w:val="34"/>
    <w:qFormat/>
    <w:rsid w:val="007009B5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404D91"/>
    <w:rPr>
      <w:rFonts w:asciiTheme="minorHAnsi" w:hAnsiTheme="minorHAnsi" w:cstheme="minorBidi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04D91"/>
  </w:style>
  <w:style w:type="paragraph" w:styleId="Header">
    <w:name w:val="header"/>
    <w:basedOn w:val="Normal"/>
    <w:link w:val="HeaderChar"/>
    <w:uiPriority w:val="99"/>
    <w:unhideWhenUsed/>
    <w:rsid w:val="00954D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4D64"/>
    <w:rPr>
      <w:rFonts w:ascii="Times New Roman" w:hAnsi="Times New Roman" w:cs="Times New Roman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54D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4D64"/>
    <w:rPr>
      <w:rFonts w:ascii="Times New Roman" w:hAnsi="Times New Roman" w:cs="Times New Roman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954D64"/>
  </w:style>
  <w:style w:type="character" w:customStyle="1" w:styleId="Heading1Char">
    <w:name w:val="Heading 1 Char"/>
    <w:basedOn w:val="DefaultParagraphFont"/>
    <w:link w:val="Heading1"/>
    <w:uiPriority w:val="9"/>
    <w:rsid w:val="000E554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D43F6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D43F6"/>
    <w:rPr>
      <w:rFonts w:ascii="Times New Roman" w:hAnsi="Times New Roman" w:cs="Times New Roman"/>
      <w:lang w:eastAsia="en-US"/>
    </w:rPr>
  </w:style>
  <w:style w:type="character" w:styleId="UnresolvedMention">
    <w:name w:val="Unresolved Mention"/>
    <w:basedOn w:val="DefaultParagraphFont"/>
    <w:uiPriority w:val="99"/>
    <w:rsid w:val="000B6FA7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2FB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FBE"/>
    <w:rPr>
      <w:rFonts w:ascii="Times New Roman" w:hAnsi="Times New Roman" w:cs="Times New Roman"/>
      <w:sz w:val="18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F0172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D406B2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760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customStyle="1" w:styleId="TableParagraph">
    <w:name w:val="Table Paragraph"/>
    <w:basedOn w:val="Normal"/>
    <w:uiPriority w:val="1"/>
    <w:qFormat/>
    <w:rsid w:val="009B7B4B"/>
    <w:pPr>
      <w:ind w:left="107"/>
    </w:pPr>
  </w:style>
  <w:style w:type="character" w:customStyle="1" w:styleId="Heading4Char">
    <w:name w:val="Heading 4 Char"/>
    <w:basedOn w:val="DefaultParagraphFont"/>
    <w:link w:val="Heading4"/>
    <w:uiPriority w:val="9"/>
    <w:rsid w:val="005F5496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paragraph" w:customStyle="1" w:styleId="Style1">
    <w:name w:val="Style1"/>
    <w:basedOn w:val="Normal"/>
    <w:autoRedefine/>
    <w:qFormat/>
    <w:rsid w:val="00AE3D11"/>
    <w:pPr>
      <w:autoSpaceDE w:val="0"/>
      <w:autoSpaceDN w:val="0"/>
      <w:adjustRightInd w:val="0"/>
      <w:spacing w:before="100" w:after="100"/>
      <w:ind w:left="720" w:right="-720" w:hanging="720"/>
    </w:pPr>
    <w:rPr>
      <w:rFonts w:ascii="Bell MT" w:hAnsi="Bell MT"/>
      <w:b/>
      <w:color w:val="000000" w:themeColor="text1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54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0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9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0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840841">
                                  <w:blockQuote w:val="1"/>
                                  <w:marLeft w:val="9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6" w:space="6" w:color="CCCCCC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38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6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1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2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155984">
          <w:marLeft w:val="0"/>
          <w:marRight w:val="0"/>
          <w:marTop w:val="0"/>
          <w:marBottom w:val="0"/>
          <w:divBdr>
            <w:top w:val="single" w:sz="6" w:space="0" w:color="F0F0F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4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9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0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3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3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1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erofsky.github.io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eacon-center.org/2016/03/14/how-lemur-social-networks-shape-microbial-transmission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iencepolicyforall.wordpress.com/2020/05/22/the-use-of-covid-19-prediction-models-in-guiding-policy-decisions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ciencepolicyforall.wordpress.com/2021/06/10/can-the-united-states-achieve-herd-immunity-vaccine-mandates-and-other-policies-to-increase-covid-19-vaccinatio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lifesciences.org/podcast/episode92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56F178-7F2B-654C-BA98-4801AE15230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  <clbl:label id="{7893ce20-a697-4fd6-a4da-14011f6a471d}" enabled="1" method="Privileged" siteId="{a8eec281-aaa3-4dae-ac9b-9a398b9215e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3311</Words>
  <Characters>18879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Texas at Austin</Company>
  <LinksUpToDate>false</LinksUpToDate>
  <CharactersWithSpaces>22146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Perofsky</dc:creator>
  <cp:keywords/>
  <dc:description/>
  <cp:lastModifiedBy>Perofsky, Amanda</cp:lastModifiedBy>
  <cp:revision>2</cp:revision>
  <cp:lastPrinted>2026-10-12T04:22:00Z</cp:lastPrinted>
  <dcterms:created xsi:type="dcterms:W3CDTF">2026-10-12T04:22:00Z</dcterms:created>
  <dcterms:modified xsi:type="dcterms:W3CDTF">2026-10-12T04:22:00Z</dcterms:modified>
</cp:coreProperties>
</file>